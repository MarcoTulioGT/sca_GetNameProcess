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33A4D" w:rsidRPr="00913F30" w:rsidRDefault="00B33A4D" w:rsidP="00B33A4D">
      <w:pPr>
        <w:rPr>
          <w:rFonts w:ascii="Arial" w:hAnsi="Arial" w:cs="Arial"/>
          <w:b/>
          <w:szCs w:val="20"/>
        </w:rPr>
      </w:pPr>
      <w:r w:rsidRPr="00913F30">
        <w:rPr>
          <w:rFonts w:ascii="Arial" w:hAnsi="Arial" w:cs="Arial"/>
          <w:b/>
          <w:szCs w:val="20"/>
        </w:rPr>
        <w:t>Revisiones y aprobaciones:</w:t>
      </w:r>
    </w:p>
    <w:p w:rsidR="00B33A4D" w:rsidRPr="00913F30" w:rsidRDefault="00B33A4D" w:rsidP="00B33A4D">
      <w:pPr>
        <w:rPr>
          <w:rFonts w:ascii="Arial" w:hAnsi="Arial" w:cs="Arial"/>
          <w:szCs w:val="20"/>
        </w:rPr>
      </w:pPr>
    </w:p>
    <w:tbl>
      <w:tblPr>
        <w:tblW w:w="9639"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2"/>
        <w:gridCol w:w="1701"/>
        <w:gridCol w:w="1417"/>
        <w:gridCol w:w="3969"/>
      </w:tblGrid>
      <w:tr w:rsidR="00B33A4D" w:rsidRPr="00913F30" w:rsidTr="003B5938">
        <w:trPr>
          <w:trHeight w:val="356"/>
        </w:trPr>
        <w:tc>
          <w:tcPr>
            <w:tcW w:w="2552" w:type="dxa"/>
            <w:tcBorders>
              <w:top w:val="single" w:sz="4" w:space="0" w:color="auto"/>
              <w:left w:val="single" w:sz="4" w:space="0" w:color="auto"/>
              <w:bottom w:val="single" w:sz="4" w:space="0" w:color="auto"/>
              <w:right w:val="single" w:sz="4" w:space="0" w:color="auto"/>
            </w:tcBorders>
            <w:shd w:val="clear" w:color="auto" w:fill="F2F2F2"/>
            <w:vAlign w:val="center"/>
          </w:tcPr>
          <w:p w:rsidR="00B33A4D" w:rsidRPr="00913F30" w:rsidRDefault="00B33A4D" w:rsidP="003B5938">
            <w:pPr>
              <w:jc w:val="center"/>
              <w:rPr>
                <w:rFonts w:ascii="Arial" w:hAnsi="Arial" w:cs="Arial"/>
                <w:b/>
                <w:bCs/>
                <w:sz w:val="18"/>
                <w:szCs w:val="20"/>
              </w:rPr>
            </w:pPr>
            <w:r w:rsidRPr="00913F30">
              <w:rPr>
                <w:rFonts w:ascii="Arial" w:hAnsi="Arial" w:cs="Arial"/>
                <w:b/>
                <w:bCs/>
                <w:sz w:val="18"/>
                <w:szCs w:val="20"/>
              </w:rPr>
              <w:t>Nombres</w:t>
            </w:r>
          </w:p>
        </w:tc>
        <w:tc>
          <w:tcPr>
            <w:tcW w:w="1701" w:type="dxa"/>
            <w:tcBorders>
              <w:top w:val="single" w:sz="4" w:space="0" w:color="auto"/>
              <w:left w:val="single" w:sz="4" w:space="0" w:color="auto"/>
              <w:bottom w:val="single" w:sz="4" w:space="0" w:color="auto"/>
              <w:right w:val="single" w:sz="4" w:space="0" w:color="auto"/>
            </w:tcBorders>
            <w:shd w:val="clear" w:color="auto" w:fill="F2F2F2"/>
            <w:vAlign w:val="center"/>
          </w:tcPr>
          <w:p w:rsidR="00B33A4D" w:rsidRPr="00913F30" w:rsidRDefault="00B33A4D" w:rsidP="003B5938">
            <w:pPr>
              <w:jc w:val="center"/>
              <w:rPr>
                <w:rFonts w:ascii="Arial" w:hAnsi="Arial" w:cs="Arial"/>
                <w:b/>
                <w:bCs/>
                <w:sz w:val="18"/>
                <w:szCs w:val="20"/>
              </w:rPr>
            </w:pPr>
            <w:r w:rsidRPr="00913F30">
              <w:rPr>
                <w:rFonts w:ascii="Arial" w:hAnsi="Arial" w:cs="Arial"/>
                <w:b/>
                <w:bCs/>
                <w:sz w:val="18"/>
                <w:szCs w:val="20"/>
              </w:rPr>
              <w:t>Rol</w:t>
            </w:r>
          </w:p>
        </w:tc>
        <w:tc>
          <w:tcPr>
            <w:tcW w:w="1417" w:type="dxa"/>
            <w:tcBorders>
              <w:top w:val="single" w:sz="4" w:space="0" w:color="auto"/>
              <w:left w:val="single" w:sz="4" w:space="0" w:color="auto"/>
              <w:bottom w:val="single" w:sz="4" w:space="0" w:color="auto"/>
              <w:right w:val="single" w:sz="4" w:space="0" w:color="auto"/>
            </w:tcBorders>
            <w:shd w:val="clear" w:color="auto" w:fill="F2F2F2"/>
            <w:vAlign w:val="center"/>
          </w:tcPr>
          <w:p w:rsidR="00B33A4D" w:rsidRPr="00913F30" w:rsidRDefault="00B33A4D" w:rsidP="003B5938">
            <w:pPr>
              <w:jc w:val="center"/>
              <w:rPr>
                <w:rFonts w:ascii="Arial" w:hAnsi="Arial" w:cs="Arial"/>
                <w:b/>
                <w:bCs/>
                <w:sz w:val="18"/>
                <w:szCs w:val="20"/>
              </w:rPr>
            </w:pPr>
            <w:r w:rsidRPr="00913F30">
              <w:rPr>
                <w:rFonts w:ascii="Arial" w:hAnsi="Arial" w:cs="Arial"/>
                <w:b/>
                <w:bCs/>
                <w:sz w:val="18"/>
                <w:szCs w:val="20"/>
              </w:rPr>
              <w:t>Fecha</w:t>
            </w:r>
          </w:p>
        </w:tc>
        <w:tc>
          <w:tcPr>
            <w:tcW w:w="3969" w:type="dxa"/>
            <w:tcBorders>
              <w:top w:val="single" w:sz="4" w:space="0" w:color="auto"/>
              <w:left w:val="single" w:sz="4" w:space="0" w:color="auto"/>
              <w:bottom w:val="single" w:sz="4" w:space="0" w:color="auto"/>
              <w:right w:val="single" w:sz="4" w:space="0" w:color="auto"/>
            </w:tcBorders>
            <w:shd w:val="clear" w:color="auto" w:fill="F2F2F2"/>
            <w:vAlign w:val="center"/>
          </w:tcPr>
          <w:p w:rsidR="00B33A4D" w:rsidRPr="00913F30" w:rsidRDefault="00B33A4D" w:rsidP="003B5938">
            <w:pPr>
              <w:jc w:val="center"/>
              <w:rPr>
                <w:rFonts w:ascii="Arial" w:hAnsi="Arial" w:cs="Arial"/>
                <w:b/>
                <w:bCs/>
                <w:sz w:val="18"/>
                <w:szCs w:val="20"/>
              </w:rPr>
            </w:pPr>
            <w:r w:rsidRPr="00913F30">
              <w:rPr>
                <w:rFonts w:ascii="Arial" w:hAnsi="Arial" w:cs="Arial"/>
                <w:b/>
                <w:bCs/>
                <w:sz w:val="18"/>
                <w:szCs w:val="20"/>
              </w:rPr>
              <w:t>Firma</w:t>
            </w:r>
          </w:p>
        </w:tc>
      </w:tr>
      <w:tr w:rsidR="00B33A4D" w:rsidRPr="00913F30" w:rsidTr="003B5938">
        <w:trPr>
          <w:trHeight w:val="689"/>
        </w:trPr>
        <w:tc>
          <w:tcPr>
            <w:tcW w:w="2552" w:type="dxa"/>
            <w:tcBorders>
              <w:top w:val="single" w:sz="4" w:space="0" w:color="auto"/>
              <w:left w:val="single" w:sz="4" w:space="0" w:color="auto"/>
              <w:bottom w:val="single" w:sz="4" w:space="0" w:color="auto"/>
              <w:right w:val="single" w:sz="4" w:space="0" w:color="auto"/>
            </w:tcBorders>
            <w:vAlign w:val="center"/>
          </w:tcPr>
          <w:p w:rsidR="00B33A4D" w:rsidRPr="00913F30" w:rsidRDefault="00C76879" w:rsidP="003B5938">
            <w:pPr>
              <w:rPr>
                <w:rFonts w:ascii="Arial" w:hAnsi="Arial" w:cs="Arial"/>
                <w:i/>
                <w:sz w:val="18"/>
                <w:szCs w:val="20"/>
              </w:rPr>
            </w:pPr>
            <w:r w:rsidRPr="00913F30">
              <w:rPr>
                <w:rFonts w:ascii="Arial" w:hAnsi="Arial" w:cs="Arial"/>
                <w:i/>
                <w:sz w:val="18"/>
                <w:szCs w:val="20"/>
              </w:rPr>
              <w:t>Eddy Medinilla</w:t>
            </w:r>
          </w:p>
        </w:tc>
        <w:tc>
          <w:tcPr>
            <w:tcW w:w="1701" w:type="dxa"/>
            <w:tcBorders>
              <w:top w:val="single" w:sz="4" w:space="0" w:color="auto"/>
              <w:left w:val="single" w:sz="4" w:space="0" w:color="auto"/>
              <w:bottom w:val="single" w:sz="4" w:space="0" w:color="auto"/>
              <w:right w:val="single" w:sz="4" w:space="0" w:color="auto"/>
            </w:tcBorders>
            <w:vAlign w:val="center"/>
          </w:tcPr>
          <w:p w:rsidR="00B33A4D" w:rsidRPr="00913F30" w:rsidRDefault="00C76879" w:rsidP="003B5938">
            <w:pPr>
              <w:rPr>
                <w:rFonts w:ascii="Arial" w:hAnsi="Arial" w:cs="Arial"/>
                <w:sz w:val="18"/>
                <w:szCs w:val="20"/>
              </w:rPr>
            </w:pPr>
            <w:r w:rsidRPr="00913F30">
              <w:rPr>
                <w:rFonts w:ascii="Arial" w:hAnsi="Arial" w:cs="Arial"/>
                <w:sz w:val="18"/>
                <w:szCs w:val="20"/>
              </w:rPr>
              <w:t>Director de QA</w:t>
            </w:r>
          </w:p>
        </w:tc>
        <w:tc>
          <w:tcPr>
            <w:tcW w:w="1417" w:type="dxa"/>
            <w:tcBorders>
              <w:top w:val="single" w:sz="4" w:space="0" w:color="auto"/>
              <w:left w:val="single" w:sz="4" w:space="0" w:color="auto"/>
              <w:bottom w:val="single" w:sz="4" w:space="0" w:color="auto"/>
              <w:right w:val="single" w:sz="4" w:space="0" w:color="auto"/>
            </w:tcBorders>
            <w:vAlign w:val="center"/>
          </w:tcPr>
          <w:p w:rsidR="00B33A4D" w:rsidRPr="00913F30" w:rsidRDefault="00B33A4D" w:rsidP="003B5938">
            <w:pPr>
              <w:rPr>
                <w:rFonts w:ascii="Arial" w:hAnsi="Arial" w:cs="Arial"/>
                <w:sz w:val="18"/>
                <w:szCs w:val="20"/>
              </w:rPr>
            </w:pPr>
          </w:p>
        </w:tc>
        <w:tc>
          <w:tcPr>
            <w:tcW w:w="3969" w:type="dxa"/>
            <w:tcBorders>
              <w:top w:val="single" w:sz="4" w:space="0" w:color="auto"/>
              <w:left w:val="single" w:sz="4" w:space="0" w:color="auto"/>
              <w:bottom w:val="single" w:sz="4" w:space="0" w:color="auto"/>
              <w:right w:val="single" w:sz="4" w:space="0" w:color="auto"/>
            </w:tcBorders>
            <w:vAlign w:val="center"/>
          </w:tcPr>
          <w:p w:rsidR="00B33A4D" w:rsidRPr="00913F30" w:rsidRDefault="00B33A4D" w:rsidP="003B5938">
            <w:pPr>
              <w:rPr>
                <w:rFonts w:ascii="Arial" w:hAnsi="Arial" w:cs="Arial"/>
                <w:sz w:val="18"/>
                <w:szCs w:val="20"/>
              </w:rPr>
            </w:pPr>
          </w:p>
        </w:tc>
      </w:tr>
      <w:tr w:rsidR="00B33A4D" w:rsidRPr="00913F30" w:rsidTr="003B5938">
        <w:trPr>
          <w:trHeight w:val="689"/>
        </w:trPr>
        <w:tc>
          <w:tcPr>
            <w:tcW w:w="2552" w:type="dxa"/>
            <w:tcBorders>
              <w:top w:val="single" w:sz="4" w:space="0" w:color="auto"/>
              <w:left w:val="single" w:sz="4" w:space="0" w:color="auto"/>
              <w:bottom w:val="single" w:sz="4" w:space="0" w:color="auto"/>
              <w:right w:val="single" w:sz="4" w:space="0" w:color="auto"/>
            </w:tcBorders>
            <w:vAlign w:val="center"/>
          </w:tcPr>
          <w:p w:rsidR="00B33A4D" w:rsidRPr="00913F30" w:rsidRDefault="00C76879" w:rsidP="00C76879">
            <w:pPr>
              <w:rPr>
                <w:rFonts w:ascii="Arial" w:hAnsi="Arial" w:cs="Arial"/>
                <w:i/>
                <w:sz w:val="18"/>
                <w:szCs w:val="20"/>
              </w:rPr>
            </w:pPr>
            <w:r w:rsidRPr="00913F30">
              <w:rPr>
                <w:rFonts w:ascii="Arial" w:hAnsi="Arial" w:cs="Arial"/>
                <w:i/>
                <w:sz w:val="18"/>
                <w:szCs w:val="20"/>
              </w:rPr>
              <w:t>Damaris Alvarado</w:t>
            </w:r>
          </w:p>
        </w:tc>
        <w:tc>
          <w:tcPr>
            <w:tcW w:w="1701" w:type="dxa"/>
            <w:tcBorders>
              <w:top w:val="single" w:sz="4" w:space="0" w:color="auto"/>
              <w:left w:val="single" w:sz="4" w:space="0" w:color="auto"/>
              <w:bottom w:val="single" w:sz="4" w:space="0" w:color="auto"/>
              <w:right w:val="single" w:sz="4" w:space="0" w:color="auto"/>
            </w:tcBorders>
            <w:vAlign w:val="center"/>
          </w:tcPr>
          <w:p w:rsidR="00B33A4D" w:rsidRPr="00913F30" w:rsidRDefault="00C76879" w:rsidP="003B5938">
            <w:pPr>
              <w:rPr>
                <w:rFonts w:ascii="Arial" w:hAnsi="Arial" w:cs="Arial"/>
                <w:sz w:val="18"/>
                <w:szCs w:val="20"/>
              </w:rPr>
            </w:pPr>
            <w:r w:rsidRPr="00913F30">
              <w:rPr>
                <w:rFonts w:ascii="Arial" w:hAnsi="Arial" w:cs="Arial"/>
                <w:sz w:val="18"/>
                <w:szCs w:val="20"/>
              </w:rPr>
              <w:t>Coordinadora QA</w:t>
            </w:r>
          </w:p>
        </w:tc>
        <w:tc>
          <w:tcPr>
            <w:tcW w:w="1417" w:type="dxa"/>
            <w:tcBorders>
              <w:top w:val="single" w:sz="4" w:space="0" w:color="auto"/>
              <w:left w:val="single" w:sz="4" w:space="0" w:color="auto"/>
              <w:bottom w:val="single" w:sz="4" w:space="0" w:color="auto"/>
              <w:right w:val="single" w:sz="4" w:space="0" w:color="auto"/>
            </w:tcBorders>
            <w:vAlign w:val="center"/>
          </w:tcPr>
          <w:p w:rsidR="00B33A4D" w:rsidRPr="00913F30" w:rsidRDefault="00B33A4D" w:rsidP="003B5938">
            <w:pPr>
              <w:rPr>
                <w:rFonts w:ascii="Arial" w:hAnsi="Arial" w:cs="Arial"/>
                <w:sz w:val="18"/>
                <w:szCs w:val="20"/>
              </w:rPr>
            </w:pPr>
          </w:p>
        </w:tc>
        <w:tc>
          <w:tcPr>
            <w:tcW w:w="3969" w:type="dxa"/>
            <w:tcBorders>
              <w:top w:val="single" w:sz="4" w:space="0" w:color="auto"/>
              <w:left w:val="single" w:sz="4" w:space="0" w:color="auto"/>
              <w:bottom w:val="single" w:sz="4" w:space="0" w:color="auto"/>
              <w:right w:val="single" w:sz="4" w:space="0" w:color="auto"/>
            </w:tcBorders>
            <w:vAlign w:val="center"/>
          </w:tcPr>
          <w:p w:rsidR="00B33A4D" w:rsidRPr="00913F30" w:rsidRDefault="00B33A4D" w:rsidP="003B5938">
            <w:pPr>
              <w:rPr>
                <w:rFonts w:ascii="Arial" w:hAnsi="Arial" w:cs="Arial"/>
                <w:sz w:val="18"/>
                <w:szCs w:val="20"/>
              </w:rPr>
            </w:pPr>
          </w:p>
        </w:tc>
      </w:tr>
      <w:tr w:rsidR="00B33A4D" w:rsidRPr="00913F30" w:rsidTr="003B5938">
        <w:trPr>
          <w:trHeight w:val="689"/>
        </w:trPr>
        <w:tc>
          <w:tcPr>
            <w:tcW w:w="2552" w:type="dxa"/>
            <w:tcBorders>
              <w:top w:val="single" w:sz="4" w:space="0" w:color="auto"/>
              <w:left w:val="single" w:sz="4" w:space="0" w:color="auto"/>
              <w:bottom w:val="single" w:sz="4" w:space="0" w:color="auto"/>
              <w:right w:val="single" w:sz="4" w:space="0" w:color="auto"/>
            </w:tcBorders>
            <w:vAlign w:val="center"/>
          </w:tcPr>
          <w:p w:rsidR="00B33A4D" w:rsidRPr="00913F30" w:rsidRDefault="00B33A4D" w:rsidP="003B5938">
            <w:pPr>
              <w:rPr>
                <w:rFonts w:ascii="Arial" w:hAnsi="Arial" w:cs="Arial"/>
                <w:i/>
                <w:sz w:val="18"/>
                <w:szCs w:val="20"/>
              </w:rPr>
            </w:pPr>
          </w:p>
        </w:tc>
        <w:tc>
          <w:tcPr>
            <w:tcW w:w="1701" w:type="dxa"/>
            <w:tcBorders>
              <w:top w:val="single" w:sz="4" w:space="0" w:color="auto"/>
              <w:left w:val="single" w:sz="4" w:space="0" w:color="auto"/>
              <w:bottom w:val="single" w:sz="4" w:space="0" w:color="auto"/>
              <w:right w:val="single" w:sz="4" w:space="0" w:color="auto"/>
            </w:tcBorders>
            <w:vAlign w:val="center"/>
          </w:tcPr>
          <w:p w:rsidR="00B33A4D" w:rsidRPr="00913F30" w:rsidRDefault="00B33A4D" w:rsidP="003B5938">
            <w:pPr>
              <w:rPr>
                <w:rFonts w:ascii="Arial" w:hAnsi="Arial" w:cs="Arial"/>
                <w:sz w:val="18"/>
                <w:szCs w:val="20"/>
              </w:rPr>
            </w:pPr>
          </w:p>
        </w:tc>
        <w:tc>
          <w:tcPr>
            <w:tcW w:w="1417" w:type="dxa"/>
            <w:tcBorders>
              <w:top w:val="single" w:sz="4" w:space="0" w:color="auto"/>
              <w:left w:val="single" w:sz="4" w:space="0" w:color="auto"/>
              <w:bottom w:val="single" w:sz="4" w:space="0" w:color="auto"/>
              <w:right w:val="single" w:sz="4" w:space="0" w:color="auto"/>
            </w:tcBorders>
            <w:vAlign w:val="center"/>
          </w:tcPr>
          <w:p w:rsidR="00B33A4D" w:rsidRPr="00913F30" w:rsidRDefault="00B33A4D" w:rsidP="003B5938">
            <w:pPr>
              <w:rPr>
                <w:rFonts w:ascii="Arial" w:hAnsi="Arial" w:cs="Arial"/>
                <w:sz w:val="18"/>
                <w:szCs w:val="20"/>
              </w:rPr>
            </w:pPr>
          </w:p>
        </w:tc>
        <w:tc>
          <w:tcPr>
            <w:tcW w:w="3969" w:type="dxa"/>
            <w:tcBorders>
              <w:top w:val="single" w:sz="4" w:space="0" w:color="auto"/>
              <w:left w:val="single" w:sz="4" w:space="0" w:color="auto"/>
              <w:bottom w:val="single" w:sz="4" w:space="0" w:color="auto"/>
              <w:right w:val="single" w:sz="4" w:space="0" w:color="auto"/>
            </w:tcBorders>
            <w:vAlign w:val="center"/>
          </w:tcPr>
          <w:p w:rsidR="00B33A4D" w:rsidRPr="00913F30" w:rsidRDefault="00B33A4D" w:rsidP="003B5938">
            <w:pPr>
              <w:rPr>
                <w:rFonts w:ascii="Arial" w:hAnsi="Arial" w:cs="Arial"/>
                <w:sz w:val="18"/>
                <w:szCs w:val="20"/>
              </w:rPr>
            </w:pPr>
          </w:p>
        </w:tc>
      </w:tr>
    </w:tbl>
    <w:p w:rsidR="00B33A4D" w:rsidRPr="00913F30" w:rsidRDefault="00B33A4D" w:rsidP="00B33A4D">
      <w:pPr>
        <w:rPr>
          <w:rFonts w:ascii="Arial" w:hAnsi="Arial" w:cs="Arial"/>
          <w:sz w:val="20"/>
          <w:szCs w:val="20"/>
        </w:rPr>
      </w:pPr>
    </w:p>
    <w:p w:rsidR="00B33A4D" w:rsidRPr="00913F30" w:rsidRDefault="00B33A4D" w:rsidP="00B33A4D">
      <w:pPr>
        <w:rPr>
          <w:rFonts w:ascii="Arial" w:hAnsi="Arial" w:cs="Arial"/>
          <w:sz w:val="20"/>
          <w:szCs w:val="20"/>
        </w:rPr>
      </w:pPr>
    </w:p>
    <w:p w:rsidR="00B33A4D" w:rsidRPr="00913F30" w:rsidRDefault="00B33A4D" w:rsidP="00B33A4D">
      <w:pPr>
        <w:rPr>
          <w:rFonts w:ascii="Arial" w:hAnsi="Arial" w:cs="Arial"/>
          <w:b/>
          <w:szCs w:val="20"/>
        </w:rPr>
      </w:pPr>
      <w:r w:rsidRPr="00913F30">
        <w:rPr>
          <w:rFonts w:ascii="Arial" w:hAnsi="Arial" w:cs="Arial"/>
          <w:b/>
          <w:szCs w:val="20"/>
        </w:rPr>
        <w:t>Bitácora de versiones:</w:t>
      </w:r>
    </w:p>
    <w:p w:rsidR="00B33A4D" w:rsidRPr="00913F30" w:rsidRDefault="00B33A4D" w:rsidP="00B33A4D">
      <w:pPr>
        <w:rPr>
          <w:rFonts w:ascii="Arial" w:hAnsi="Arial" w:cs="Arial"/>
          <w:szCs w:val="20"/>
        </w:rPr>
      </w:pPr>
    </w:p>
    <w:tbl>
      <w:tblPr>
        <w:tblW w:w="9322" w:type="dxa"/>
        <w:tblInd w:w="25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1134"/>
        <w:gridCol w:w="1134"/>
        <w:gridCol w:w="3260"/>
        <w:gridCol w:w="3794"/>
      </w:tblGrid>
      <w:tr w:rsidR="00B33A4D" w:rsidRPr="00913F30" w:rsidTr="003B5938">
        <w:trPr>
          <w:cantSplit/>
        </w:trPr>
        <w:tc>
          <w:tcPr>
            <w:tcW w:w="1134" w:type="dxa"/>
            <w:tcBorders>
              <w:top w:val="single" w:sz="4" w:space="0" w:color="auto"/>
              <w:left w:val="single" w:sz="4" w:space="0" w:color="auto"/>
              <w:bottom w:val="single" w:sz="6" w:space="0" w:color="auto"/>
              <w:right w:val="single" w:sz="6" w:space="0" w:color="auto"/>
            </w:tcBorders>
            <w:shd w:val="clear" w:color="auto" w:fill="F2F2F2"/>
          </w:tcPr>
          <w:p w:rsidR="00B33A4D" w:rsidRPr="00913F30" w:rsidRDefault="00B33A4D" w:rsidP="003B5938">
            <w:pPr>
              <w:pStyle w:val="revisiontitle"/>
              <w:spacing w:after="0"/>
              <w:ind w:left="-18"/>
              <w:jc w:val="center"/>
              <w:rPr>
                <w:b/>
                <w:bCs/>
                <w:sz w:val="18"/>
                <w:u w:val="none"/>
                <w:lang w:val="es-ES"/>
              </w:rPr>
            </w:pPr>
            <w:r w:rsidRPr="00913F30">
              <w:rPr>
                <w:b/>
                <w:bCs/>
                <w:sz w:val="18"/>
                <w:u w:val="none"/>
                <w:lang w:val="es-ES"/>
              </w:rPr>
              <w:t xml:space="preserve">Versión </w:t>
            </w:r>
          </w:p>
        </w:tc>
        <w:tc>
          <w:tcPr>
            <w:tcW w:w="1134" w:type="dxa"/>
            <w:tcBorders>
              <w:top w:val="single" w:sz="4" w:space="0" w:color="auto"/>
              <w:left w:val="single" w:sz="4" w:space="0" w:color="auto"/>
              <w:bottom w:val="single" w:sz="6" w:space="0" w:color="auto"/>
              <w:right w:val="single" w:sz="6" w:space="0" w:color="auto"/>
            </w:tcBorders>
            <w:shd w:val="clear" w:color="auto" w:fill="F2F2F2"/>
          </w:tcPr>
          <w:p w:rsidR="00B33A4D" w:rsidRPr="00913F30" w:rsidRDefault="00B33A4D" w:rsidP="003B5938">
            <w:pPr>
              <w:pStyle w:val="revisiontitle"/>
              <w:spacing w:after="0"/>
              <w:ind w:left="-18"/>
              <w:jc w:val="center"/>
              <w:rPr>
                <w:b/>
                <w:bCs/>
                <w:sz w:val="18"/>
                <w:u w:val="none"/>
                <w:lang w:val="es-ES"/>
              </w:rPr>
            </w:pPr>
            <w:r w:rsidRPr="00913F30">
              <w:rPr>
                <w:b/>
                <w:bCs/>
                <w:sz w:val="18"/>
                <w:u w:val="none"/>
                <w:lang w:val="es-ES"/>
              </w:rPr>
              <w:t>Fecha</w:t>
            </w:r>
          </w:p>
        </w:tc>
        <w:tc>
          <w:tcPr>
            <w:tcW w:w="3260" w:type="dxa"/>
            <w:tcBorders>
              <w:top w:val="single" w:sz="4" w:space="0" w:color="auto"/>
              <w:left w:val="single" w:sz="6" w:space="0" w:color="auto"/>
              <w:bottom w:val="single" w:sz="6" w:space="0" w:color="auto"/>
              <w:right w:val="single" w:sz="6" w:space="0" w:color="auto"/>
            </w:tcBorders>
            <w:shd w:val="clear" w:color="auto" w:fill="F2F2F2"/>
          </w:tcPr>
          <w:p w:rsidR="00B33A4D" w:rsidRPr="00913F30" w:rsidRDefault="00B33A4D" w:rsidP="003B5938">
            <w:pPr>
              <w:pStyle w:val="revisiontitle"/>
              <w:spacing w:after="0"/>
              <w:ind w:left="-18"/>
              <w:jc w:val="center"/>
              <w:rPr>
                <w:b/>
                <w:bCs/>
                <w:sz w:val="18"/>
                <w:u w:val="none"/>
                <w:lang w:val="es-ES"/>
              </w:rPr>
            </w:pPr>
            <w:r w:rsidRPr="00913F30">
              <w:rPr>
                <w:b/>
                <w:bCs/>
                <w:sz w:val="18"/>
                <w:u w:val="none"/>
                <w:lang w:val="es-ES"/>
              </w:rPr>
              <w:t>Descripción resumen</w:t>
            </w:r>
          </w:p>
        </w:tc>
        <w:tc>
          <w:tcPr>
            <w:tcW w:w="3794" w:type="dxa"/>
            <w:tcBorders>
              <w:top w:val="single" w:sz="4" w:space="0" w:color="auto"/>
              <w:left w:val="single" w:sz="6" w:space="0" w:color="auto"/>
              <w:bottom w:val="single" w:sz="6" w:space="0" w:color="auto"/>
              <w:right w:val="single" w:sz="4" w:space="0" w:color="auto"/>
            </w:tcBorders>
            <w:shd w:val="clear" w:color="auto" w:fill="F2F2F2"/>
          </w:tcPr>
          <w:p w:rsidR="00B33A4D" w:rsidRPr="00913F30" w:rsidRDefault="00B33A4D" w:rsidP="003B5938">
            <w:pPr>
              <w:pStyle w:val="revisiontitle"/>
              <w:spacing w:after="0"/>
              <w:ind w:left="-18"/>
              <w:jc w:val="center"/>
              <w:rPr>
                <w:b/>
                <w:bCs/>
                <w:sz w:val="18"/>
                <w:u w:val="none"/>
                <w:lang w:val="es-ES"/>
              </w:rPr>
            </w:pPr>
            <w:r w:rsidRPr="00913F30">
              <w:rPr>
                <w:b/>
                <w:bCs/>
                <w:sz w:val="18"/>
                <w:u w:val="none"/>
                <w:lang w:val="es-ES"/>
              </w:rPr>
              <w:t>Autor(es)</w:t>
            </w:r>
          </w:p>
        </w:tc>
      </w:tr>
      <w:tr w:rsidR="00B33A4D" w:rsidRPr="00913F30" w:rsidTr="003B5938">
        <w:trPr>
          <w:cantSplit/>
        </w:trPr>
        <w:tc>
          <w:tcPr>
            <w:tcW w:w="1134" w:type="dxa"/>
            <w:tcBorders>
              <w:top w:val="nil"/>
              <w:left w:val="single" w:sz="4" w:space="0" w:color="auto"/>
              <w:right w:val="single" w:sz="6" w:space="0" w:color="auto"/>
            </w:tcBorders>
          </w:tcPr>
          <w:p w:rsidR="00B33A4D" w:rsidRPr="00913F30" w:rsidRDefault="00B33A4D" w:rsidP="003B5938">
            <w:pPr>
              <w:jc w:val="center"/>
              <w:rPr>
                <w:rFonts w:ascii="Arial" w:hAnsi="Arial" w:cs="Arial"/>
                <w:sz w:val="20"/>
                <w:szCs w:val="20"/>
              </w:rPr>
            </w:pPr>
            <w:r w:rsidRPr="00913F30">
              <w:rPr>
                <w:rFonts w:ascii="Arial" w:hAnsi="Arial" w:cs="Arial"/>
                <w:sz w:val="20"/>
                <w:szCs w:val="20"/>
              </w:rPr>
              <w:t>1</w:t>
            </w:r>
          </w:p>
        </w:tc>
        <w:tc>
          <w:tcPr>
            <w:tcW w:w="1134" w:type="dxa"/>
            <w:tcBorders>
              <w:top w:val="nil"/>
              <w:left w:val="single" w:sz="4" w:space="0" w:color="auto"/>
              <w:right w:val="single" w:sz="6" w:space="0" w:color="auto"/>
            </w:tcBorders>
            <w:vAlign w:val="center"/>
          </w:tcPr>
          <w:p w:rsidR="00B33A4D" w:rsidRPr="00913F30" w:rsidRDefault="00B33A4D" w:rsidP="003B5938">
            <w:pPr>
              <w:rPr>
                <w:rFonts w:ascii="Arial" w:hAnsi="Arial" w:cs="Arial"/>
                <w:sz w:val="20"/>
                <w:szCs w:val="20"/>
              </w:rPr>
            </w:pPr>
            <w:r w:rsidRPr="00913F30">
              <w:rPr>
                <w:rFonts w:ascii="Arial" w:hAnsi="Arial" w:cs="Arial"/>
                <w:sz w:val="18"/>
                <w:szCs w:val="20"/>
              </w:rPr>
              <w:t>28-08-2016</w:t>
            </w:r>
          </w:p>
        </w:tc>
        <w:tc>
          <w:tcPr>
            <w:tcW w:w="3260" w:type="dxa"/>
            <w:tcBorders>
              <w:top w:val="nil"/>
              <w:left w:val="single" w:sz="6" w:space="0" w:color="auto"/>
              <w:right w:val="single" w:sz="6" w:space="0" w:color="auto"/>
            </w:tcBorders>
          </w:tcPr>
          <w:p w:rsidR="00B33A4D" w:rsidRPr="00913F30" w:rsidRDefault="00B33A4D" w:rsidP="003B5938">
            <w:pPr>
              <w:rPr>
                <w:rFonts w:ascii="Arial" w:hAnsi="Arial" w:cs="Arial"/>
                <w:sz w:val="20"/>
                <w:szCs w:val="20"/>
              </w:rPr>
            </w:pPr>
            <w:r w:rsidRPr="00913F30">
              <w:rPr>
                <w:rFonts w:ascii="Arial" w:hAnsi="Arial" w:cs="Arial"/>
                <w:sz w:val="20"/>
                <w:szCs w:val="20"/>
              </w:rPr>
              <w:t>Documento donde e se explica el análisis de las herramientas</w:t>
            </w:r>
          </w:p>
        </w:tc>
        <w:tc>
          <w:tcPr>
            <w:tcW w:w="3794" w:type="dxa"/>
            <w:tcBorders>
              <w:top w:val="nil"/>
              <w:left w:val="single" w:sz="6" w:space="0" w:color="auto"/>
              <w:right w:val="single" w:sz="4" w:space="0" w:color="auto"/>
            </w:tcBorders>
          </w:tcPr>
          <w:p w:rsidR="00B33A4D" w:rsidRPr="00913F30" w:rsidRDefault="00B33A4D" w:rsidP="003B5938">
            <w:pPr>
              <w:rPr>
                <w:rFonts w:ascii="Arial" w:hAnsi="Arial" w:cs="Arial"/>
                <w:sz w:val="20"/>
                <w:szCs w:val="20"/>
              </w:rPr>
            </w:pPr>
            <w:r w:rsidRPr="00913F30">
              <w:rPr>
                <w:rFonts w:ascii="Arial" w:hAnsi="Arial" w:cs="Arial"/>
                <w:sz w:val="20"/>
                <w:szCs w:val="20"/>
              </w:rPr>
              <w:t>JAMRTINEZ-AT</w:t>
            </w:r>
          </w:p>
        </w:tc>
      </w:tr>
      <w:tr w:rsidR="00B33A4D" w:rsidRPr="00913F30" w:rsidTr="003B5938">
        <w:trPr>
          <w:cantSplit/>
          <w:trHeight w:val="181"/>
        </w:trPr>
        <w:tc>
          <w:tcPr>
            <w:tcW w:w="1134" w:type="dxa"/>
            <w:tcBorders>
              <w:left w:val="single" w:sz="4" w:space="0" w:color="auto"/>
              <w:right w:val="single" w:sz="6" w:space="0" w:color="auto"/>
            </w:tcBorders>
          </w:tcPr>
          <w:p w:rsidR="00B33A4D" w:rsidRPr="00913F30" w:rsidRDefault="007E1479" w:rsidP="00FF10A2">
            <w:pPr>
              <w:jc w:val="center"/>
              <w:rPr>
                <w:rFonts w:ascii="Arial" w:hAnsi="Arial" w:cs="Arial"/>
                <w:sz w:val="18"/>
                <w:szCs w:val="20"/>
              </w:rPr>
            </w:pPr>
            <w:r w:rsidRPr="00913F30">
              <w:rPr>
                <w:rFonts w:ascii="Arial" w:hAnsi="Arial" w:cs="Arial"/>
                <w:sz w:val="18"/>
                <w:szCs w:val="20"/>
              </w:rPr>
              <w:t>1.1</w:t>
            </w:r>
          </w:p>
        </w:tc>
        <w:tc>
          <w:tcPr>
            <w:tcW w:w="1134" w:type="dxa"/>
            <w:tcBorders>
              <w:left w:val="single" w:sz="4" w:space="0" w:color="auto"/>
              <w:right w:val="single" w:sz="6" w:space="0" w:color="auto"/>
            </w:tcBorders>
            <w:vAlign w:val="center"/>
          </w:tcPr>
          <w:p w:rsidR="00B33A4D" w:rsidRPr="00913F30" w:rsidRDefault="00FF10A2" w:rsidP="003B5938">
            <w:pPr>
              <w:rPr>
                <w:rFonts w:ascii="Arial" w:hAnsi="Arial" w:cs="Arial"/>
                <w:sz w:val="18"/>
                <w:szCs w:val="20"/>
              </w:rPr>
            </w:pPr>
            <w:r w:rsidRPr="00913F30">
              <w:rPr>
                <w:rFonts w:ascii="Arial" w:hAnsi="Arial" w:cs="Arial"/>
                <w:sz w:val="18"/>
                <w:szCs w:val="20"/>
              </w:rPr>
              <w:t>11-11-2016</w:t>
            </w:r>
          </w:p>
        </w:tc>
        <w:tc>
          <w:tcPr>
            <w:tcW w:w="3260" w:type="dxa"/>
            <w:tcBorders>
              <w:left w:val="single" w:sz="6" w:space="0" w:color="auto"/>
              <w:right w:val="single" w:sz="6" w:space="0" w:color="auto"/>
            </w:tcBorders>
            <w:vAlign w:val="center"/>
          </w:tcPr>
          <w:p w:rsidR="00B33A4D" w:rsidRPr="00913F30" w:rsidRDefault="00FF10A2" w:rsidP="003B5938">
            <w:pPr>
              <w:pStyle w:val="Revisin1"/>
              <w:tabs>
                <w:tab w:val="left" w:pos="90"/>
              </w:tabs>
              <w:spacing w:after="0"/>
              <w:ind w:left="0"/>
              <w:rPr>
                <w:i w:val="0"/>
                <w:sz w:val="18"/>
                <w:lang w:val="es-ES"/>
              </w:rPr>
            </w:pPr>
            <w:r w:rsidRPr="00913F30">
              <w:rPr>
                <w:i w:val="0"/>
                <w:sz w:val="18"/>
                <w:lang w:val="es-ES"/>
              </w:rPr>
              <w:t xml:space="preserve">Ajuste en las herramientas analizadas, se adiciona </w:t>
            </w:r>
            <w:r w:rsidR="00C76879" w:rsidRPr="00913F30">
              <w:rPr>
                <w:i w:val="0"/>
                <w:sz w:val="18"/>
                <w:lang w:val="es-ES"/>
              </w:rPr>
              <w:t>R</w:t>
            </w:r>
            <w:r w:rsidRPr="00913F30">
              <w:rPr>
                <w:i w:val="0"/>
                <w:sz w:val="18"/>
                <w:lang w:val="es-ES"/>
              </w:rPr>
              <w:t>ancher vs funcionalidad de</w:t>
            </w:r>
            <w:r w:rsidR="00C76879" w:rsidRPr="00913F30">
              <w:rPr>
                <w:i w:val="0"/>
                <w:sz w:val="18"/>
                <w:lang w:val="es-ES"/>
              </w:rPr>
              <w:t xml:space="preserve"> M</w:t>
            </w:r>
            <w:r w:rsidRPr="00913F30">
              <w:rPr>
                <w:i w:val="0"/>
                <w:sz w:val="18"/>
                <w:lang w:val="es-ES"/>
              </w:rPr>
              <w:t xml:space="preserve">esos </w:t>
            </w:r>
          </w:p>
        </w:tc>
        <w:tc>
          <w:tcPr>
            <w:tcW w:w="3794" w:type="dxa"/>
            <w:tcBorders>
              <w:left w:val="single" w:sz="6" w:space="0" w:color="auto"/>
              <w:right w:val="single" w:sz="4" w:space="0" w:color="auto"/>
            </w:tcBorders>
            <w:vAlign w:val="center"/>
          </w:tcPr>
          <w:p w:rsidR="00B33A4D" w:rsidRPr="00913F30" w:rsidRDefault="00D04D85" w:rsidP="00D04D85">
            <w:pPr>
              <w:pStyle w:val="Revisin1"/>
              <w:tabs>
                <w:tab w:val="left" w:pos="90"/>
              </w:tabs>
              <w:spacing w:after="0"/>
              <w:ind w:left="0"/>
              <w:rPr>
                <w:sz w:val="18"/>
                <w:lang w:val="es-ES"/>
              </w:rPr>
            </w:pPr>
            <w:r w:rsidRPr="00913F30">
              <w:t>EQUIÑONES-TG</w:t>
            </w:r>
          </w:p>
        </w:tc>
      </w:tr>
      <w:tr w:rsidR="00B33A4D" w:rsidRPr="00913F30" w:rsidTr="003B5938">
        <w:trPr>
          <w:cantSplit/>
          <w:trHeight w:val="306"/>
        </w:trPr>
        <w:tc>
          <w:tcPr>
            <w:tcW w:w="1134" w:type="dxa"/>
            <w:tcBorders>
              <w:left w:val="single" w:sz="4" w:space="0" w:color="auto"/>
              <w:right w:val="single" w:sz="6" w:space="0" w:color="auto"/>
            </w:tcBorders>
          </w:tcPr>
          <w:p w:rsidR="00B33A4D" w:rsidRPr="00913F30" w:rsidRDefault="000C4B71" w:rsidP="000C4B71">
            <w:pPr>
              <w:jc w:val="center"/>
              <w:rPr>
                <w:rFonts w:ascii="Arial" w:hAnsi="Arial" w:cs="Arial"/>
                <w:sz w:val="18"/>
                <w:szCs w:val="20"/>
              </w:rPr>
            </w:pPr>
            <w:r w:rsidRPr="00913F30">
              <w:rPr>
                <w:rFonts w:ascii="Arial" w:hAnsi="Arial" w:cs="Arial"/>
                <w:sz w:val="18"/>
                <w:szCs w:val="20"/>
              </w:rPr>
              <w:t>1.2</w:t>
            </w:r>
          </w:p>
        </w:tc>
        <w:tc>
          <w:tcPr>
            <w:tcW w:w="1134" w:type="dxa"/>
            <w:tcBorders>
              <w:left w:val="single" w:sz="4" w:space="0" w:color="auto"/>
              <w:right w:val="single" w:sz="6" w:space="0" w:color="auto"/>
            </w:tcBorders>
            <w:vAlign w:val="center"/>
          </w:tcPr>
          <w:p w:rsidR="00B33A4D" w:rsidRPr="00913F30" w:rsidRDefault="000C4B71" w:rsidP="003B5938">
            <w:pPr>
              <w:rPr>
                <w:rFonts w:ascii="Arial" w:hAnsi="Arial" w:cs="Arial"/>
                <w:sz w:val="18"/>
                <w:szCs w:val="20"/>
              </w:rPr>
            </w:pPr>
            <w:r w:rsidRPr="00913F30">
              <w:rPr>
                <w:rFonts w:ascii="Arial" w:hAnsi="Arial" w:cs="Arial"/>
                <w:sz w:val="18"/>
                <w:szCs w:val="20"/>
              </w:rPr>
              <w:t>18-11-2014</w:t>
            </w:r>
          </w:p>
        </w:tc>
        <w:tc>
          <w:tcPr>
            <w:tcW w:w="3260" w:type="dxa"/>
            <w:tcBorders>
              <w:left w:val="single" w:sz="6" w:space="0" w:color="auto"/>
              <w:right w:val="single" w:sz="6" w:space="0" w:color="auto"/>
            </w:tcBorders>
            <w:vAlign w:val="center"/>
          </w:tcPr>
          <w:p w:rsidR="00B33A4D" w:rsidRPr="00913F30" w:rsidRDefault="000C4B71" w:rsidP="003B5938">
            <w:pPr>
              <w:pStyle w:val="Revisin1"/>
              <w:tabs>
                <w:tab w:val="left" w:pos="90"/>
              </w:tabs>
              <w:spacing w:after="0"/>
              <w:ind w:left="0"/>
              <w:rPr>
                <w:i w:val="0"/>
                <w:sz w:val="18"/>
                <w:lang w:val="es-ES"/>
              </w:rPr>
            </w:pPr>
            <w:r w:rsidRPr="00913F30">
              <w:rPr>
                <w:i w:val="0"/>
                <w:sz w:val="18"/>
                <w:lang w:val="es-ES"/>
              </w:rPr>
              <w:t>Adicionar la referencia de los criterios para la selección de herramientas de IC</w:t>
            </w:r>
          </w:p>
        </w:tc>
        <w:tc>
          <w:tcPr>
            <w:tcW w:w="3794" w:type="dxa"/>
            <w:tcBorders>
              <w:left w:val="single" w:sz="6" w:space="0" w:color="auto"/>
              <w:right w:val="single" w:sz="4" w:space="0" w:color="auto"/>
            </w:tcBorders>
            <w:vAlign w:val="center"/>
          </w:tcPr>
          <w:p w:rsidR="00B33A4D" w:rsidRPr="00913F30" w:rsidRDefault="000C4B71" w:rsidP="000C4B71">
            <w:pPr>
              <w:pStyle w:val="Revisin1"/>
              <w:tabs>
                <w:tab w:val="left" w:pos="90"/>
              </w:tabs>
              <w:spacing w:after="0"/>
              <w:ind w:left="0"/>
              <w:rPr>
                <w:sz w:val="18"/>
                <w:lang w:val="es-ES"/>
              </w:rPr>
            </w:pPr>
            <w:r w:rsidRPr="00913F30">
              <w:t>JMOLINA-AT</w:t>
            </w:r>
          </w:p>
        </w:tc>
      </w:tr>
      <w:tr w:rsidR="00B33A4D" w:rsidRPr="00913F30" w:rsidTr="003B5938">
        <w:trPr>
          <w:cantSplit/>
        </w:trPr>
        <w:tc>
          <w:tcPr>
            <w:tcW w:w="1134" w:type="dxa"/>
            <w:tcBorders>
              <w:left w:val="single" w:sz="4" w:space="0" w:color="auto"/>
              <w:right w:val="single" w:sz="6" w:space="0" w:color="auto"/>
            </w:tcBorders>
          </w:tcPr>
          <w:p w:rsidR="00B33A4D" w:rsidRPr="00913F30" w:rsidRDefault="00B33A4D" w:rsidP="003B5938">
            <w:pPr>
              <w:rPr>
                <w:rFonts w:ascii="Arial" w:hAnsi="Arial" w:cs="Arial"/>
                <w:sz w:val="18"/>
                <w:szCs w:val="20"/>
              </w:rPr>
            </w:pPr>
          </w:p>
        </w:tc>
        <w:tc>
          <w:tcPr>
            <w:tcW w:w="1134" w:type="dxa"/>
            <w:tcBorders>
              <w:left w:val="single" w:sz="4" w:space="0" w:color="auto"/>
              <w:right w:val="single" w:sz="6" w:space="0" w:color="auto"/>
            </w:tcBorders>
            <w:vAlign w:val="center"/>
          </w:tcPr>
          <w:p w:rsidR="00B33A4D" w:rsidRPr="00913F30" w:rsidRDefault="00B33A4D" w:rsidP="003B5938">
            <w:pPr>
              <w:rPr>
                <w:rFonts w:ascii="Arial" w:hAnsi="Arial" w:cs="Arial"/>
                <w:sz w:val="18"/>
                <w:szCs w:val="20"/>
              </w:rPr>
            </w:pPr>
          </w:p>
        </w:tc>
        <w:tc>
          <w:tcPr>
            <w:tcW w:w="3260" w:type="dxa"/>
            <w:tcBorders>
              <w:left w:val="single" w:sz="6" w:space="0" w:color="auto"/>
              <w:right w:val="single" w:sz="6" w:space="0" w:color="auto"/>
            </w:tcBorders>
            <w:vAlign w:val="center"/>
          </w:tcPr>
          <w:p w:rsidR="00B33A4D" w:rsidRPr="00913F30" w:rsidRDefault="00B33A4D" w:rsidP="003B5938">
            <w:pPr>
              <w:pStyle w:val="Revisin1"/>
              <w:tabs>
                <w:tab w:val="left" w:pos="90"/>
              </w:tabs>
              <w:spacing w:after="0"/>
              <w:ind w:left="0"/>
              <w:rPr>
                <w:i w:val="0"/>
                <w:sz w:val="18"/>
                <w:lang w:val="es-ES"/>
              </w:rPr>
            </w:pPr>
          </w:p>
        </w:tc>
        <w:tc>
          <w:tcPr>
            <w:tcW w:w="3794" w:type="dxa"/>
            <w:tcBorders>
              <w:left w:val="single" w:sz="6" w:space="0" w:color="auto"/>
              <w:right w:val="single" w:sz="4" w:space="0" w:color="auto"/>
            </w:tcBorders>
            <w:vAlign w:val="center"/>
          </w:tcPr>
          <w:p w:rsidR="00B33A4D" w:rsidRPr="00913F30" w:rsidRDefault="00B33A4D" w:rsidP="003B5938">
            <w:pPr>
              <w:pStyle w:val="Revisin1"/>
              <w:tabs>
                <w:tab w:val="left" w:pos="90"/>
              </w:tabs>
              <w:spacing w:after="0"/>
              <w:ind w:left="-18"/>
              <w:rPr>
                <w:sz w:val="18"/>
                <w:lang w:val="es-ES"/>
              </w:rPr>
            </w:pPr>
          </w:p>
        </w:tc>
      </w:tr>
      <w:tr w:rsidR="00B33A4D" w:rsidRPr="00913F30" w:rsidTr="003B5938">
        <w:trPr>
          <w:cantSplit/>
        </w:trPr>
        <w:tc>
          <w:tcPr>
            <w:tcW w:w="1134" w:type="dxa"/>
            <w:tcBorders>
              <w:left w:val="single" w:sz="4" w:space="0" w:color="auto"/>
              <w:bottom w:val="single" w:sz="6" w:space="0" w:color="auto"/>
              <w:right w:val="single" w:sz="6" w:space="0" w:color="auto"/>
            </w:tcBorders>
          </w:tcPr>
          <w:p w:rsidR="00B33A4D" w:rsidRPr="00913F30" w:rsidRDefault="00B33A4D" w:rsidP="003B5938">
            <w:pPr>
              <w:rPr>
                <w:rFonts w:ascii="Arial" w:hAnsi="Arial" w:cs="Arial"/>
                <w:sz w:val="18"/>
                <w:szCs w:val="20"/>
              </w:rPr>
            </w:pPr>
          </w:p>
        </w:tc>
        <w:tc>
          <w:tcPr>
            <w:tcW w:w="1134" w:type="dxa"/>
            <w:tcBorders>
              <w:left w:val="single" w:sz="4" w:space="0" w:color="auto"/>
              <w:bottom w:val="single" w:sz="6" w:space="0" w:color="auto"/>
              <w:right w:val="single" w:sz="6" w:space="0" w:color="auto"/>
            </w:tcBorders>
            <w:vAlign w:val="center"/>
          </w:tcPr>
          <w:p w:rsidR="00B33A4D" w:rsidRPr="00913F30" w:rsidRDefault="00B33A4D" w:rsidP="003B5938">
            <w:pPr>
              <w:rPr>
                <w:rFonts w:ascii="Arial" w:hAnsi="Arial" w:cs="Arial"/>
                <w:sz w:val="18"/>
                <w:szCs w:val="20"/>
              </w:rPr>
            </w:pPr>
          </w:p>
        </w:tc>
        <w:tc>
          <w:tcPr>
            <w:tcW w:w="3260" w:type="dxa"/>
            <w:tcBorders>
              <w:left w:val="single" w:sz="6" w:space="0" w:color="auto"/>
              <w:bottom w:val="single" w:sz="6" w:space="0" w:color="auto"/>
              <w:right w:val="single" w:sz="6" w:space="0" w:color="auto"/>
            </w:tcBorders>
            <w:vAlign w:val="center"/>
          </w:tcPr>
          <w:p w:rsidR="00B33A4D" w:rsidRPr="00913F30" w:rsidRDefault="00B33A4D" w:rsidP="003B5938">
            <w:pPr>
              <w:pStyle w:val="Revisin1"/>
              <w:tabs>
                <w:tab w:val="left" w:pos="90"/>
              </w:tabs>
              <w:spacing w:after="0"/>
              <w:ind w:left="0"/>
              <w:rPr>
                <w:i w:val="0"/>
                <w:sz w:val="18"/>
                <w:lang w:val="es-ES"/>
              </w:rPr>
            </w:pPr>
          </w:p>
        </w:tc>
        <w:tc>
          <w:tcPr>
            <w:tcW w:w="3794" w:type="dxa"/>
            <w:tcBorders>
              <w:left w:val="single" w:sz="6" w:space="0" w:color="auto"/>
              <w:bottom w:val="single" w:sz="6" w:space="0" w:color="auto"/>
              <w:right w:val="single" w:sz="4" w:space="0" w:color="auto"/>
            </w:tcBorders>
            <w:vAlign w:val="center"/>
          </w:tcPr>
          <w:p w:rsidR="00B33A4D" w:rsidRPr="00913F30" w:rsidRDefault="00B33A4D" w:rsidP="003B5938">
            <w:pPr>
              <w:pStyle w:val="Revisin1"/>
              <w:tabs>
                <w:tab w:val="left" w:pos="90"/>
              </w:tabs>
              <w:spacing w:after="0"/>
              <w:ind w:left="-18"/>
              <w:rPr>
                <w:sz w:val="18"/>
                <w:lang w:val="es-ES"/>
              </w:rPr>
            </w:pPr>
          </w:p>
        </w:tc>
      </w:tr>
    </w:tbl>
    <w:p w:rsidR="00B33A4D" w:rsidRPr="00913F30" w:rsidRDefault="00B33A4D" w:rsidP="00B33A4D">
      <w:pPr>
        <w:jc w:val="both"/>
        <w:rPr>
          <w:rFonts w:ascii="Arial" w:hAnsi="Arial" w:cs="Arial"/>
          <w:sz w:val="20"/>
          <w:szCs w:val="20"/>
        </w:rPr>
      </w:pPr>
    </w:p>
    <w:p w:rsidR="00B33A4D" w:rsidRPr="00913F30" w:rsidRDefault="00B33A4D" w:rsidP="00B33A4D">
      <w:pPr>
        <w:rPr>
          <w:rFonts w:ascii="Arial" w:eastAsiaTheme="majorEastAsia" w:hAnsi="Arial" w:cs="Arial"/>
          <w:spacing w:val="-10"/>
          <w:kern w:val="28"/>
          <w:sz w:val="56"/>
          <w:szCs w:val="56"/>
        </w:rPr>
      </w:pPr>
      <w:r w:rsidRPr="00913F30">
        <w:rPr>
          <w:rFonts w:ascii="Arial" w:hAnsi="Arial" w:cs="Arial"/>
        </w:rPr>
        <w:br w:type="page"/>
      </w:r>
    </w:p>
    <w:sdt>
      <w:sdtPr>
        <w:rPr>
          <w:rFonts w:ascii="Arial" w:eastAsiaTheme="minorHAnsi" w:hAnsi="Arial" w:cs="Arial"/>
          <w:color w:val="auto"/>
          <w:sz w:val="22"/>
          <w:szCs w:val="22"/>
          <w:lang w:val="es-CO"/>
        </w:rPr>
        <w:id w:val="-1532405999"/>
        <w:docPartObj>
          <w:docPartGallery w:val="Table of Contents"/>
          <w:docPartUnique/>
        </w:docPartObj>
      </w:sdtPr>
      <w:sdtEndPr>
        <w:rPr>
          <w:b/>
          <w:bCs/>
          <w:noProof/>
        </w:rPr>
      </w:sdtEndPr>
      <w:sdtContent>
        <w:p w:rsidR="00B33A4D" w:rsidRPr="00913F30" w:rsidRDefault="00B33A4D" w:rsidP="00B33A4D">
          <w:pPr>
            <w:pStyle w:val="TOCHeading"/>
            <w:rPr>
              <w:rFonts w:ascii="Arial" w:hAnsi="Arial" w:cs="Arial"/>
            </w:rPr>
          </w:pPr>
          <w:r w:rsidRPr="00913F30">
            <w:rPr>
              <w:rFonts w:ascii="Arial" w:hAnsi="Arial" w:cs="Arial"/>
            </w:rPr>
            <w:t>Contenido</w:t>
          </w:r>
        </w:p>
        <w:p w:rsidR="00237C29" w:rsidRPr="00913F30" w:rsidRDefault="00B33A4D">
          <w:pPr>
            <w:pStyle w:val="TOC1"/>
            <w:tabs>
              <w:tab w:val="right" w:leader="dot" w:pos="9350"/>
            </w:tabs>
            <w:rPr>
              <w:rFonts w:ascii="Arial" w:eastAsiaTheme="minorEastAsia" w:hAnsi="Arial" w:cs="Arial"/>
              <w:noProof/>
              <w:lang w:eastAsia="es-CO"/>
            </w:rPr>
          </w:pPr>
          <w:r w:rsidRPr="00913F30">
            <w:rPr>
              <w:rFonts w:ascii="Arial" w:hAnsi="Arial" w:cs="Arial"/>
            </w:rPr>
            <w:fldChar w:fldCharType="begin"/>
          </w:r>
          <w:r w:rsidRPr="00913F30">
            <w:rPr>
              <w:rFonts w:ascii="Arial" w:hAnsi="Arial" w:cs="Arial"/>
              <w:lang w:val="en-US"/>
            </w:rPr>
            <w:instrText xml:space="preserve"> TOC \o "1-3" \h \z \u </w:instrText>
          </w:r>
          <w:r w:rsidRPr="00913F30">
            <w:rPr>
              <w:rFonts w:ascii="Arial" w:hAnsi="Arial" w:cs="Arial"/>
            </w:rPr>
            <w:fldChar w:fldCharType="separate"/>
          </w:r>
          <w:hyperlink w:anchor="_Toc467491084" w:history="1">
            <w:r w:rsidR="00237C29" w:rsidRPr="00913F30">
              <w:rPr>
                <w:rStyle w:val="Hyperlink"/>
                <w:rFonts w:ascii="Arial" w:hAnsi="Arial" w:cs="Arial"/>
                <w:noProof/>
                <w:spacing w:val="-10"/>
                <w:kern w:val="28"/>
              </w:rPr>
              <w:t>Introducción</w:t>
            </w:r>
            <w:r w:rsidR="00237C29" w:rsidRPr="00913F30">
              <w:rPr>
                <w:rFonts w:ascii="Arial" w:hAnsi="Arial" w:cs="Arial"/>
                <w:noProof/>
                <w:webHidden/>
              </w:rPr>
              <w:tab/>
            </w:r>
            <w:r w:rsidR="00237C29" w:rsidRPr="00913F30">
              <w:rPr>
                <w:rFonts w:ascii="Arial" w:hAnsi="Arial" w:cs="Arial"/>
                <w:noProof/>
                <w:webHidden/>
              </w:rPr>
              <w:fldChar w:fldCharType="begin"/>
            </w:r>
            <w:r w:rsidR="00237C29" w:rsidRPr="00913F30">
              <w:rPr>
                <w:rFonts w:ascii="Arial" w:hAnsi="Arial" w:cs="Arial"/>
                <w:noProof/>
                <w:webHidden/>
              </w:rPr>
              <w:instrText xml:space="preserve"> PAGEREF _Toc467491084 \h </w:instrText>
            </w:r>
            <w:r w:rsidR="00237C29" w:rsidRPr="00913F30">
              <w:rPr>
                <w:rFonts w:ascii="Arial" w:hAnsi="Arial" w:cs="Arial"/>
                <w:noProof/>
                <w:webHidden/>
              </w:rPr>
            </w:r>
            <w:r w:rsidR="00237C29" w:rsidRPr="00913F30">
              <w:rPr>
                <w:rFonts w:ascii="Arial" w:hAnsi="Arial" w:cs="Arial"/>
                <w:noProof/>
                <w:webHidden/>
              </w:rPr>
              <w:fldChar w:fldCharType="separate"/>
            </w:r>
            <w:r w:rsidR="00237C29" w:rsidRPr="00913F30">
              <w:rPr>
                <w:rFonts w:ascii="Arial" w:hAnsi="Arial" w:cs="Arial"/>
                <w:noProof/>
                <w:webHidden/>
              </w:rPr>
              <w:t>4</w:t>
            </w:r>
            <w:r w:rsidR="00237C29" w:rsidRPr="00913F30">
              <w:rPr>
                <w:rFonts w:ascii="Arial" w:hAnsi="Arial" w:cs="Arial"/>
                <w:noProof/>
                <w:webHidden/>
              </w:rPr>
              <w:fldChar w:fldCharType="end"/>
            </w:r>
          </w:hyperlink>
        </w:p>
        <w:p w:rsidR="00237C29" w:rsidRPr="00913F30" w:rsidRDefault="0004340C">
          <w:pPr>
            <w:pStyle w:val="TOC1"/>
            <w:tabs>
              <w:tab w:val="right" w:leader="dot" w:pos="9350"/>
            </w:tabs>
            <w:rPr>
              <w:rFonts w:ascii="Arial" w:eastAsiaTheme="minorEastAsia" w:hAnsi="Arial" w:cs="Arial"/>
              <w:noProof/>
              <w:lang w:eastAsia="es-CO"/>
            </w:rPr>
          </w:pPr>
          <w:hyperlink w:anchor="_Toc467491085" w:history="1">
            <w:r w:rsidR="00237C29" w:rsidRPr="00913F30">
              <w:rPr>
                <w:rStyle w:val="Hyperlink"/>
                <w:rFonts w:ascii="Arial" w:hAnsi="Arial" w:cs="Arial"/>
                <w:noProof/>
                <w:spacing w:val="-10"/>
                <w:kern w:val="28"/>
              </w:rPr>
              <w:t>Objetivo</w:t>
            </w:r>
            <w:r w:rsidR="00237C29" w:rsidRPr="00913F30">
              <w:rPr>
                <w:rFonts w:ascii="Arial" w:hAnsi="Arial" w:cs="Arial"/>
                <w:noProof/>
                <w:webHidden/>
              </w:rPr>
              <w:tab/>
            </w:r>
            <w:r w:rsidR="00237C29" w:rsidRPr="00913F30">
              <w:rPr>
                <w:rFonts w:ascii="Arial" w:hAnsi="Arial" w:cs="Arial"/>
                <w:noProof/>
                <w:webHidden/>
              </w:rPr>
              <w:fldChar w:fldCharType="begin"/>
            </w:r>
            <w:r w:rsidR="00237C29" w:rsidRPr="00913F30">
              <w:rPr>
                <w:rFonts w:ascii="Arial" w:hAnsi="Arial" w:cs="Arial"/>
                <w:noProof/>
                <w:webHidden/>
              </w:rPr>
              <w:instrText xml:space="preserve"> PAGEREF _Toc467491085 \h </w:instrText>
            </w:r>
            <w:r w:rsidR="00237C29" w:rsidRPr="00913F30">
              <w:rPr>
                <w:rFonts w:ascii="Arial" w:hAnsi="Arial" w:cs="Arial"/>
                <w:noProof/>
                <w:webHidden/>
              </w:rPr>
            </w:r>
            <w:r w:rsidR="00237C29" w:rsidRPr="00913F30">
              <w:rPr>
                <w:rFonts w:ascii="Arial" w:hAnsi="Arial" w:cs="Arial"/>
                <w:noProof/>
                <w:webHidden/>
              </w:rPr>
              <w:fldChar w:fldCharType="separate"/>
            </w:r>
            <w:r w:rsidR="00237C29" w:rsidRPr="00913F30">
              <w:rPr>
                <w:rFonts w:ascii="Arial" w:hAnsi="Arial" w:cs="Arial"/>
                <w:noProof/>
                <w:webHidden/>
              </w:rPr>
              <w:t>4</w:t>
            </w:r>
            <w:r w:rsidR="00237C29" w:rsidRPr="00913F30">
              <w:rPr>
                <w:rFonts w:ascii="Arial" w:hAnsi="Arial" w:cs="Arial"/>
                <w:noProof/>
                <w:webHidden/>
              </w:rPr>
              <w:fldChar w:fldCharType="end"/>
            </w:r>
          </w:hyperlink>
        </w:p>
        <w:p w:rsidR="00237C29" w:rsidRPr="00913F30" w:rsidRDefault="0004340C">
          <w:pPr>
            <w:pStyle w:val="TOC1"/>
            <w:tabs>
              <w:tab w:val="right" w:leader="dot" w:pos="9350"/>
            </w:tabs>
            <w:rPr>
              <w:rFonts w:ascii="Arial" w:eastAsiaTheme="minorEastAsia" w:hAnsi="Arial" w:cs="Arial"/>
              <w:noProof/>
              <w:lang w:eastAsia="es-CO"/>
            </w:rPr>
          </w:pPr>
          <w:hyperlink w:anchor="_Toc467491086" w:history="1">
            <w:r w:rsidR="00237C29" w:rsidRPr="00913F30">
              <w:rPr>
                <w:rStyle w:val="Hyperlink"/>
                <w:rFonts w:ascii="Arial" w:hAnsi="Arial" w:cs="Arial"/>
                <w:noProof/>
                <w:spacing w:val="-10"/>
                <w:kern w:val="28"/>
              </w:rPr>
              <w:t>Alcance</w:t>
            </w:r>
            <w:r w:rsidR="00237C29" w:rsidRPr="00913F30">
              <w:rPr>
                <w:rFonts w:ascii="Arial" w:hAnsi="Arial" w:cs="Arial"/>
                <w:noProof/>
                <w:webHidden/>
              </w:rPr>
              <w:tab/>
            </w:r>
            <w:r w:rsidR="00237C29" w:rsidRPr="00913F30">
              <w:rPr>
                <w:rFonts w:ascii="Arial" w:hAnsi="Arial" w:cs="Arial"/>
                <w:noProof/>
                <w:webHidden/>
              </w:rPr>
              <w:fldChar w:fldCharType="begin"/>
            </w:r>
            <w:r w:rsidR="00237C29" w:rsidRPr="00913F30">
              <w:rPr>
                <w:rFonts w:ascii="Arial" w:hAnsi="Arial" w:cs="Arial"/>
                <w:noProof/>
                <w:webHidden/>
              </w:rPr>
              <w:instrText xml:space="preserve"> PAGEREF _Toc467491086 \h </w:instrText>
            </w:r>
            <w:r w:rsidR="00237C29" w:rsidRPr="00913F30">
              <w:rPr>
                <w:rFonts w:ascii="Arial" w:hAnsi="Arial" w:cs="Arial"/>
                <w:noProof/>
                <w:webHidden/>
              </w:rPr>
            </w:r>
            <w:r w:rsidR="00237C29" w:rsidRPr="00913F30">
              <w:rPr>
                <w:rFonts w:ascii="Arial" w:hAnsi="Arial" w:cs="Arial"/>
                <w:noProof/>
                <w:webHidden/>
              </w:rPr>
              <w:fldChar w:fldCharType="separate"/>
            </w:r>
            <w:r w:rsidR="00237C29" w:rsidRPr="00913F30">
              <w:rPr>
                <w:rFonts w:ascii="Arial" w:hAnsi="Arial" w:cs="Arial"/>
                <w:noProof/>
                <w:webHidden/>
              </w:rPr>
              <w:t>4</w:t>
            </w:r>
            <w:r w:rsidR="00237C29" w:rsidRPr="00913F30">
              <w:rPr>
                <w:rFonts w:ascii="Arial" w:hAnsi="Arial" w:cs="Arial"/>
                <w:noProof/>
                <w:webHidden/>
              </w:rPr>
              <w:fldChar w:fldCharType="end"/>
            </w:r>
          </w:hyperlink>
        </w:p>
        <w:p w:rsidR="00237C29" w:rsidRPr="00913F30" w:rsidRDefault="0004340C">
          <w:pPr>
            <w:pStyle w:val="TOC1"/>
            <w:tabs>
              <w:tab w:val="right" w:leader="dot" w:pos="9350"/>
            </w:tabs>
            <w:rPr>
              <w:rFonts w:ascii="Arial" w:eastAsiaTheme="minorEastAsia" w:hAnsi="Arial" w:cs="Arial"/>
              <w:noProof/>
              <w:lang w:eastAsia="es-CO"/>
            </w:rPr>
          </w:pPr>
          <w:hyperlink w:anchor="_Toc467491087" w:history="1">
            <w:r w:rsidR="00237C29" w:rsidRPr="00913F30">
              <w:rPr>
                <w:rStyle w:val="Hyperlink"/>
                <w:rFonts w:ascii="Arial" w:hAnsi="Arial" w:cs="Arial"/>
                <w:noProof/>
                <w:spacing w:val="-10"/>
                <w:kern w:val="28"/>
              </w:rPr>
              <w:t>Definiciones y Abreviaciones</w:t>
            </w:r>
            <w:r w:rsidR="00237C29" w:rsidRPr="00913F30">
              <w:rPr>
                <w:rFonts w:ascii="Arial" w:hAnsi="Arial" w:cs="Arial"/>
                <w:noProof/>
                <w:webHidden/>
              </w:rPr>
              <w:tab/>
            </w:r>
            <w:r w:rsidR="00237C29" w:rsidRPr="00913F30">
              <w:rPr>
                <w:rFonts w:ascii="Arial" w:hAnsi="Arial" w:cs="Arial"/>
                <w:noProof/>
                <w:webHidden/>
              </w:rPr>
              <w:fldChar w:fldCharType="begin"/>
            </w:r>
            <w:r w:rsidR="00237C29" w:rsidRPr="00913F30">
              <w:rPr>
                <w:rFonts w:ascii="Arial" w:hAnsi="Arial" w:cs="Arial"/>
                <w:noProof/>
                <w:webHidden/>
              </w:rPr>
              <w:instrText xml:space="preserve"> PAGEREF _Toc467491087 \h </w:instrText>
            </w:r>
            <w:r w:rsidR="00237C29" w:rsidRPr="00913F30">
              <w:rPr>
                <w:rFonts w:ascii="Arial" w:hAnsi="Arial" w:cs="Arial"/>
                <w:noProof/>
                <w:webHidden/>
              </w:rPr>
            </w:r>
            <w:r w:rsidR="00237C29" w:rsidRPr="00913F30">
              <w:rPr>
                <w:rFonts w:ascii="Arial" w:hAnsi="Arial" w:cs="Arial"/>
                <w:noProof/>
                <w:webHidden/>
              </w:rPr>
              <w:fldChar w:fldCharType="separate"/>
            </w:r>
            <w:r w:rsidR="00237C29" w:rsidRPr="00913F30">
              <w:rPr>
                <w:rFonts w:ascii="Arial" w:hAnsi="Arial" w:cs="Arial"/>
                <w:noProof/>
                <w:webHidden/>
              </w:rPr>
              <w:t>4</w:t>
            </w:r>
            <w:r w:rsidR="00237C29" w:rsidRPr="00913F30">
              <w:rPr>
                <w:rFonts w:ascii="Arial" w:hAnsi="Arial" w:cs="Arial"/>
                <w:noProof/>
                <w:webHidden/>
              </w:rPr>
              <w:fldChar w:fldCharType="end"/>
            </w:r>
          </w:hyperlink>
        </w:p>
        <w:p w:rsidR="00237C29" w:rsidRPr="00913F30" w:rsidRDefault="0004340C">
          <w:pPr>
            <w:pStyle w:val="TOC1"/>
            <w:tabs>
              <w:tab w:val="right" w:leader="dot" w:pos="9350"/>
            </w:tabs>
            <w:rPr>
              <w:rFonts w:ascii="Arial" w:eastAsiaTheme="minorEastAsia" w:hAnsi="Arial" w:cs="Arial"/>
              <w:noProof/>
              <w:lang w:eastAsia="es-CO"/>
            </w:rPr>
          </w:pPr>
          <w:hyperlink w:anchor="_Toc467491088" w:history="1">
            <w:r w:rsidR="00237C29" w:rsidRPr="00913F30">
              <w:rPr>
                <w:rStyle w:val="Hyperlink"/>
                <w:rFonts w:ascii="Arial" w:hAnsi="Arial" w:cs="Arial"/>
                <w:noProof/>
                <w:spacing w:val="-10"/>
                <w:kern w:val="28"/>
              </w:rPr>
              <w:t>Puntos claves del Análisis</w:t>
            </w:r>
            <w:r w:rsidR="00237C29" w:rsidRPr="00913F30">
              <w:rPr>
                <w:rFonts w:ascii="Arial" w:hAnsi="Arial" w:cs="Arial"/>
                <w:noProof/>
                <w:webHidden/>
              </w:rPr>
              <w:tab/>
            </w:r>
            <w:r w:rsidR="00237C29" w:rsidRPr="00913F30">
              <w:rPr>
                <w:rFonts w:ascii="Arial" w:hAnsi="Arial" w:cs="Arial"/>
                <w:noProof/>
                <w:webHidden/>
              </w:rPr>
              <w:fldChar w:fldCharType="begin"/>
            </w:r>
            <w:r w:rsidR="00237C29" w:rsidRPr="00913F30">
              <w:rPr>
                <w:rFonts w:ascii="Arial" w:hAnsi="Arial" w:cs="Arial"/>
                <w:noProof/>
                <w:webHidden/>
              </w:rPr>
              <w:instrText xml:space="preserve"> PAGEREF _Toc467491088 \h </w:instrText>
            </w:r>
            <w:r w:rsidR="00237C29" w:rsidRPr="00913F30">
              <w:rPr>
                <w:rFonts w:ascii="Arial" w:hAnsi="Arial" w:cs="Arial"/>
                <w:noProof/>
                <w:webHidden/>
              </w:rPr>
            </w:r>
            <w:r w:rsidR="00237C29" w:rsidRPr="00913F30">
              <w:rPr>
                <w:rFonts w:ascii="Arial" w:hAnsi="Arial" w:cs="Arial"/>
                <w:noProof/>
                <w:webHidden/>
              </w:rPr>
              <w:fldChar w:fldCharType="separate"/>
            </w:r>
            <w:r w:rsidR="00237C29" w:rsidRPr="00913F30">
              <w:rPr>
                <w:rFonts w:ascii="Arial" w:hAnsi="Arial" w:cs="Arial"/>
                <w:noProof/>
                <w:webHidden/>
              </w:rPr>
              <w:t>5</w:t>
            </w:r>
            <w:r w:rsidR="00237C29" w:rsidRPr="00913F30">
              <w:rPr>
                <w:rFonts w:ascii="Arial" w:hAnsi="Arial" w:cs="Arial"/>
                <w:noProof/>
                <w:webHidden/>
              </w:rPr>
              <w:fldChar w:fldCharType="end"/>
            </w:r>
          </w:hyperlink>
        </w:p>
        <w:p w:rsidR="00237C29" w:rsidRPr="00913F30" w:rsidRDefault="0004340C">
          <w:pPr>
            <w:pStyle w:val="TOC1"/>
            <w:tabs>
              <w:tab w:val="right" w:leader="dot" w:pos="9350"/>
            </w:tabs>
            <w:rPr>
              <w:rFonts w:ascii="Arial" w:eastAsiaTheme="minorEastAsia" w:hAnsi="Arial" w:cs="Arial"/>
              <w:noProof/>
              <w:lang w:eastAsia="es-CO"/>
            </w:rPr>
          </w:pPr>
          <w:hyperlink w:anchor="_Toc467491089" w:history="1">
            <w:r w:rsidR="00237C29" w:rsidRPr="00913F30">
              <w:rPr>
                <w:rStyle w:val="Hyperlink"/>
                <w:rFonts w:ascii="Arial" w:hAnsi="Arial" w:cs="Arial"/>
                <w:noProof/>
                <w:spacing w:val="-10"/>
                <w:kern w:val="28"/>
              </w:rPr>
              <w:t>Practicas Recomendadas</w:t>
            </w:r>
            <w:r w:rsidR="00237C29" w:rsidRPr="00913F30">
              <w:rPr>
                <w:rFonts w:ascii="Arial" w:hAnsi="Arial" w:cs="Arial"/>
                <w:noProof/>
                <w:webHidden/>
              </w:rPr>
              <w:tab/>
            </w:r>
            <w:r w:rsidR="00237C29" w:rsidRPr="00913F30">
              <w:rPr>
                <w:rFonts w:ascii="Arial" w:hAnsi="Arial" w:cs="Arial"/>
                <w:noProof/>
                <w:webHidden/>
              </w:rPr>
              <w:fldChar w:fldCharType="begin"/>
            </w:r>
            <w:r w:rsidR="00237C29" w:rsidRPr="00913F30">
              <w:rPr>
                <w:rFonts w:ascii="Arial" w:hAnsi="Arial" w:cs="Arial"/>
                <w:noProof/>
                <w:webHidden/>
              </w:rPr>
              <w:instrText xml:space="preserve"> PAGEREF _Toc467491089 \h </w:instrText>
            </w:r>
            <w:r w:rsidR="00237C29" w:rsidRPr="00913F30">
              <w:rPr>
                <w:rFonts w:ascii="Arial" w:hAnsi="Arial" w:cs="Arial"/>
                <w:noProof/>
                <w:webHidden/>
              </w:rPr>
            </w:r>
            <w:r w:rsidR="00237C29" w:rsidRPr="00913F30">
              <w:rPr>
                <w:rFonts w:ascii="Arial" w:hAnsi="Arial" w:cs="Arial"/>
                <w:noProof/>
                <w:webHidden/>
              </w:rPr>
              <w:fldChar w:fldCharType="separate"/>
            </w:r>
            <w:r w:rsidR="00237C29" w:rsidRPr="00913F30">
              <w:rPr>
                <w:rFonts w:ascii="Arial" w:hAnsi="Arial" w:cs="Arial"/>
                <w:noProof/>
                <w:webHidden/>
              </w:rPr>
              <w:t>5</w:t>
            </w:r>
            <w:r w:rsidR="00237C29" w:rsidRPr="00913F30">
              <w:rPr>
                <w:rFonts w:ascii="Arial" w:hAnsi="Arial" w:cs="Arial"/>
                <w:noProof/>
                <w:webHidden/>
              </w:rPr>
              <w:fldChar w:fldCharType="end"/>
            </w:r>
          </w:hyperlink>
        </w:p>
        <w:p w:rsidR="00237C29" w:rsidRPr="00913F30" w:rsidRDefault="0004340C">
          <w:pPr>
            <w:pStyle w:val="TOC2"/>
            <w:tabs>
              <w:tab w:val="right" w:leader="dot" w:pos="9350"/>
            </w:tabs>
            <w:rPr>
              <w:rFonts w:ascii="Arial" w:eastAsiaTheme="minorEastAsia" w:hAnsi="Arial" w:cs="Arial"/>
              <w:noProof/>
              <w:lang w:eastAsia="es-CO"/>
            </w:rPr>
          </w:pPr>
          <w:hyperlink w:anchor="_Toc467491090" w:history="1">
            <w:r w:rsidR="00237C29" w:rsidRPr="00913F30">
              <w:rPr>
                <w:rStyle w:val="Hyperlink"/>
                <w:rFonts w:ascii="Arial" w:hAnsi="Arial" w:cs="Arial"/>
                <w:i/>
                <w:noProof/>
                <w:spacing w:val="-10"/>
                <w:kern w:val="28"/>
              </w:rPr>
              <w:t>Proceso Calidad para Despliegue</w:t>
            </w:r>
            <w:r w:rsidR="00237C29" w:rsidRPr="00913F30">
              <w:rPr>
                <w:rFonts w:ascii="Arial" w:hAnsi="Arial" w:cs="Arial"/>
                <w:noProof/>
                <w:webHidden/>
              </w:rPr>
              <w:tab/>
            </w:r>
            <w:r w:rsidR="00237C29" w:rsidRPr="00913F30">
              <w:rPr>
                <w:rFonts w:ascii="Arial" w:hAnsi="Arial" w:cs="Arial"/>
                <w:noProof/>
                <w:webHidden/>
              </w:rPr>
              <w:fldChar w:fldCharType="begin"/>
            </w:r>
            <w:r w:rsidR="00237C29" w:rsidRPr="00913F30">
              <w:rPr>
                <w:rFonts w:ascii="Arial" w:hAnsi="Arial" w:cs="Arial"/>
                <w:noProof/>
                <w:webHidden/>
              </w:rPr>
              <w:instrText xml:space="preserve"> PAGEREF _Toc467491090 \h </w:instrText>
            </w:r>
            <w:r w:rsidR="00237C29" w:rsidRPr="00913F30">
              <w:rPr>
                <w:rFonts w:ascii="Arial" w:hAnsi="Arial" w:cs="Arial"/>
                <w:noProof/>
                <w:webHidden/>
              </w:rPr>
            </w:r>
            <w:r w:rsidR="00237C29" w:rsidRPr="00913F30">
              <w:rPr>
                <w:rFonts w:ascii="Arial" w:hAnsi="Arial" w:cs="Arial"/>
                <w:noProof/>
                <w:webHidden/>
              </w:rPr>
              <w:fldChar w:fldCharType="separate"/>
            </w:r>
            <w:r w:rsidR="00237C29" w:rsidRPr="00913F30">
              <w:rPr>
                <w:rFonts w:ascii="Arial" w:hAnsi="Arial" w:cs="Arial"/>
                <w:noProof/>
                <w:webHidden/>
              </w:rPr>
              <w:t>6</w:t>
            </w:r>
            <w:r w:rsidR="00237C29" w:rsidRPr="00913F30">
              <w:rPr>
                <w:rFonts w:ascii="Arial" w:hAnsi="Arial" w:cs="Arial"/>
                <w:noProof/>
                <w:webHidden/>
              </w:rPr>
              <w:fldChar w:fldCharType="end"/>
            </w:r>
          </w:hyperlink>
        </w:p>
        <w:p w:rsidR="00237C29" w:rsidRPr="00913F30" w:rsidRDefault="0004340C">
          <w:pPr>
            <w:pStyle w:val="TOC1"/>
            <w:tabs>
              <w:tab w:val="right" w:leader="dot" w:pos="9350"/>
            </w:tabs>
            <w:rPr>
              <w:rFonts w:ascii="Arial" w:eastAsiaTheme="minorEastAsia" w:hAnsi="Arial" w:cs="Arial"/>
              <w:noProof/>
              <w:lang w:eastAsia="es-CO"/>
            </w:rPr>
          </w:pPr>
          <w:hyperlink w:anchor="_Toc467491091" w:history="1">
            <w:r w:rsidR="00237C29" w:rsidRPr="00913F30">
              <w:rPr>
                <w:rStyle w:val="Hyperlink"/>
                <w:rFonts w:ascii="Arial" w:hAnsi="Arial" w:cs="Arial"/>
                <w:noProof/>
                <w:spacing w:val="-10"/>
                <w:kern w:val="28"/>
              </w:rPr>
              <w:t>Ejecución de Análisis.</w:t>
            </w:r>
            <w:r w:rsidR="00237C29" w:rsidRPr="00913F30">
              <w:rPr>
                <w:rFonts w:ascii="Arial" w:hAnsi="Arial" w:cs="Arial"/>
                <w:noProof/>
                <w:webHidden/>
              </w:rPr>
              <w:tab/>
            </w:r>
            <w:r w:rsidR="00237C29" w:rsidRPr="00913F30">
              <w:rPr>
                <w:rFonts w:ascii="Arial" w:hAnsi="Arial" w:cs="Arial"/>
                <w:noProof/>
                <w:webHidden/>
              </w:rPr>
              <w:fldChar w:fldCharType="begin"/>
            </w:r>
            <w:r w:rsidR="00237C29" w:rsidRPr="00913F30">
              <w:rPr>
                <w:rFonts w:ascii="Arial" w:hAnsi="Arial" w:cs="Arial"/>
                <w:noProof/>
                <w:webHidden/>
              </w:rPr>
              <w:instrText xml:space="preserve"> PAGEREF _Toc467491091 \h </w:instrText>
            </w:r>
            <w:r w:rsidR="00237C29" w:rsidRPr="00913F30">
              <w:rPr>
                <w:rFonts w:ascii="Arial" w:hAnsi="Arial" w:cs="Arial"/>
                <w:noProof/>
                <w:webHidden/>
              </w:rPr>
            </w:r>
            <w:r w:rsidR="00237C29" w:rsidRPr="00913F30">
              <w:rPr>
                <w:rFonts w:ascii="Arial" w:hAnsi="Arial" w:cs="Arial"/>
                <w:noProof/>
                <w:webHidden/>
              </w:rPr>
              <w:fldChar w:fldCharType="separate"/>
            </w:r>
            <w:r w:rsidR="00237C29" w:rsidRPr="00913F30">
              <w:rPr>
                <w:rFonts w:ascii="Arial" w:hAnsi="Arial" w:cs="Arial"/>
                <w:noProof/>
                <w:webHidden/>
              </w:rPr>
              <w:t>6</w:t>
            </w:r>
            <w:r w:rsidR="00237C29" w:rsidRPr="00913F30">
              <w:rPr>
                <w:rFonts w:ascii="Arial" w:hAnsi="Arial" w:cs="Arial"/>
                <w:noProof/>
                <w:webHidden/>
              </w:rPr>
              <w:fldChar w:fldCharType="end"/>
            </w:r>
          </w:hyperlink>
        </w:p>
        <w:p w:rsidR="00237C29" w:rsidRPr="00913F30" w:rsidRDefault="0004340C">
          <w:pPr>
            <w:pStyle w:val="TOC2"/>
            <w:tabs>
              <w:tab w:val="right" w:leader="dot" w:pos="9350"/>
            </w:tabs>
            <w:rPr>
              <w:rFonts w:ascii="Arial" w:eastAsiaTheme="minorEastAsia" w:hAnsi="Arial" w:cs="Arial"/>
              <w:noProof/>
              <w:lang w:eastAsia="es-CO"/>
            </w:rPr>
          </w:pPr>
          <w:hyperlink w:anchor="_Toc467491092" w:history="1">
            <w:r w:rsidR="00237C29" w:rsidRPr="00913F30">
              <w:rPr>
                <w:rStyle w:val="Hyperlink"/>
                <w:rFonts w:ascii="Arial" w:hAnsi="Arial" w:cs="Arial"/>
                <w:noProof/>
              </w:rPr>
              <w:t>Criterios de análisis</w:t>
            </w:r>
            <w:r w:rsidR="00237C29" w:rsidRPr="00913F30">
              <w:rPr>
                <w:rFonts w:ascii="Arial" w:hAnsi="Arial" w:cs="Arial"/>
                <w:noProof/>
                <w:webHidden/>
              </w:rPr>
              <w:tab/>
            </w:r>
            <w:r w:rsidR="00237C29" w:rsidRPr="00913F30">
              <w:rPr>
                <w:rFonts w:ascii="Arial" w:hAnsi="Arial" w:cs="Arial"/>
                <w:noProof/>
                <w:webHidden/>
              </w:rPr>
              <w:fldChar w:fldCharType="begin"/>
            </w:r>
            <w:r w:rsidR="00237C29" w:rsidRPr="00913F30">
              <w:rPr>
                <w:rFonts w:ascii="Arial" w:hAnsi="Arial" w:cs="Arial"/>
                <w:noProof/>
                <w:webHidden/>
              </w:rPr>
              <w:instrText xml:space="preserve"> PAGEREF _Toc467491092 \h </w:instrText>
            </w:r>
            <w:r w:rsidR="00237C29" w:rsidRPr="00913F30">
              <w:rPr>
                <w:rFonts w:ascii="Arial" w:hAnsi="Arial" w:cs="Arial"/>
                <w:noProof/>
                <w:webHidden/>
              </w:rPr>
            </w:r>
            <w:r w:rsidR="00237C29" w:rsidRPr="00913F30">
              <w:rPr>
                <w:rFonts w:ascii="Arial" w:hAnsi="Arial" w:cs="Arial"/>
                <w:noProof/>
                <w:webHidden/>
              </w:rPr>
              <w:fldChar w:fldCharType="separate"/>
            </w:r>
            <w:r w:rsidR="00237C29" w:rsidRPr="00913F30">
              <w:rPr>
                <w:rFonts w:ascii="Arial" w:hAnsi="Arial" w:cs="Arial"/>
                <w:noProof/>
                <w:webHidden/>
              </w:rPr>
              <w:t>9</w:t>
            </w:r>
            <w:r w:rsidR="00237C29" w:rsidRPr="00913F30">
              <w:rPr>
                <w:rFonts w:ascii="Arial" w:hAnsi="Arial" w:cs="Arial"/>
                <w:noProof/>
                <w:webHidden/>
              </w:rPr>
              <w:fldChar w:fldCharType="end"/>
            </w:r>
          </w:hyperlink>
        </w:p>
        <w:p w:rsidR="00237C29" w:rsidRPr="00913F30" w:rsidRDefault="0004340C">
          <w:pPr>
            <w:pStyle w:val="TOC2"/>
            <w:tabs>
              <w:tab w:val="right" w:leader="dot" w:pos="9350"/>
            </w:tabs>
            <w:rPr>
              <w:rFonts w:ascii="Arial" w:eastAsiaTheme="minorEastAsia" w:hAnsi="Arial" w:cs="Arial"/>
              <w:noProof/>
              <w:lang w:eastAsia="es-CO"/>
            </w:rPr>
          </w:pPr>
          <w:hyperlink w:anchor="_Toc467491093" w:history="1">
            <w:r w:rsidR="00237C29" w:rsidRPr="00913F30">
              <w:rPr>
                <w:rStyle w:val="Hyperlink"/>
                <w:rFonts w:ascii="Arial" w:hAnsi="Arial" w:cs="Arial"/>
                <w:i/>
                <w:iCs/>
                <w:noProof/>
                <w:spacing w:val="-10"/>
                <w:kern w:val="28"/>
                <w:shd w:val="clear" w:color="auto" w:fill="FFFFFF" w:themeFill="background1"/>
              </w:rPr>
              <w:t>Lista Criterios</w:t>
            </w:r>
            <w:r w:rsidR="00237C29" w:rsidRPr="00913F30">
              <w:rPr>
                <w:rFonts w:ascii="Arial" w:hAnsi="Arial" w:cs="Arial"/>
                <w:noProof/>
                <w:webHidden/>
              </w:rPr>
              <w:tab/>
            </w:r>
            <w:r w:rsidR="00237C29" w:rsidRPr="00913F30">
              <w:rPr>
                <w:rFonts w:ascii="Arial" w:hAnsi="Arial" w:cs="Arial"/>
                <w:noProof/>
                <w:webHidden/>
              </w:rPr>
              <w:fldChar w:fldCharType="begin"/>
            </w:r>
            <w:r w:rsidR="00237C29" w:rsidRPr="00913F30">
              <w:rPr>
                <w:rFonts w:ascii="Arial" w:hAnsi="Arial" w:cs="Arial"/>
                <w:noProof/>
                <w:webHidden/>
              </w:rPr>
              <w:instrText xml:space="preserve"> PAGEREF _Toc467491093 \h </w:instrText>
            </w:r>
            <w:r w:rsidR="00237C29" w:rsidRPr="00913F30">
              <w:rPr>
                <w:rFonts w:ascii="Arial" w:hAnsi="Arial" w:cs="Arial"/>
                <w:noProof/>
                <w:webHidden/>
              </w:rPr>
            </w:r>
            <w:r w:rsidR="00237C29" w:rsidRPr="00913F30">
              <w:rPr>
                <w:rFonts w:ascii="Arial" w:hAnsi="Arial" w:cs="Arial"/>
                <w:noProof/>
                <w:webHidden/>
              </w:rPr>
              <w:fldChar w:fldCharType="separate"/>
            </w:r>
            <w:r w:rsidR="00237C29" w:rsidRPr="00913F30">
              <w:rPr>
                <w:rFonts w:ascii="Arial" w:hAnsi="Arial" w:cs="Arial"/>
                <w:noProof/>
                <w:webHidden/>
              </w:rPr>
              <w:t>10</w:t>
            </w:r>
            <w:r w:rsidR="00237C29" w:rsidRPr="00913F30">
              <w:rPr>
                <w:rFonts w:ascii="Arial" w:hAnsi="Arial" w:cs="Arial"/>
                <w:noProof/>
                <w:webHidden/>
              </w:rPr>
              <w:fldChar w:fldCharType="end"/>
            </w:r>
          </w:hyperlink>
        </w:p>
        <w:p w:rsidR="00237C29" w:rsidRPr="00913F30" w:rsidRDefault="0004340C">
          <w:pPr>
            <w:pStyle w:val="TOC2"/>
            <w:tabs>
              <w:tab w:val="right" w:leader="dot" w:pos="9350"/>
            </w:tabs>
            <w:rPr>
              <w:rFonts w:ascii="Arial" w:eastAsiaTheme="minorEastAsia" w:hAnsi="Arial" w:cs="Arial"/>
              <w:noProof/>
              <w:lang w:eastAsia="es-CO"/>
            </w:rPr>
          </w:pPr>
          <w:hyperlink w:anchor="_Toc467491094" w:history="1">
            <w:r w:rsidR="00237C29" w:rsidRPr="00913F30">
              <w:rPr>
                <w:rStyle w:val="Hyperlink"/>
                <w:rFonts w:ascii="Arial" w:hAnsi="Arial" w:cs="Arial"/>
                <w:noProof/>
              </w:rPr>
              <w:t>Administración de Entorno</w:t>
            </w:r>
            <w:r w:rsidR="00237C29" w:rsidRPr="00913F30">
              <w:rPr>
                <w:rFonts w:ascii="Arial" w:hAnsi="Arial" w:cs="Arial"/>
                <w:noProof/>
                <w:webHidden/>
              </w:rPr>
              <w:tab/>
            </w:r>
            <w:r w:rsidR="00237C29" w:rsidRPr="00913F30">
              <w:rPr>
                <w:rFonts w:ascii="Arial" w:hAnsi="Arial" w:cs="Arial"/>
                <w:noProof/>
                <w:webHidden/>
              </w:rPr>
              <w:fldChar w:fldCharType="begin"/>
            </w:r>
            <w:r w:rsidR="00237C29" w:rsidRPr="00913F30">
              <w:rPr>
                <w:rFonts w:ascii="Arial" w:hAnsi="Arial" w:cs="Arial"/>
                <w:noProof/>
                <w:webHidden/>
              </w:rPr>
              <w:instrText xml:space="preserve"> PAGEREF _Toc467491094 \h </w:instrText>
            </w:r>
            <w:r w:rsidR="00237C29" w:rsidRPr="00913F30">
              <w:rPr>
                <w:rFonts w:ascii="Arial" w:hAnsi="Arial" w:cs="Arial"/>
                <w:noProof/>
                <w:webHidden/>
              </w:rPr>
            </w:r>
            <w:r w:rsidR="00237C29" w:rsidRPr="00913F30">
              <w:rPr>
                <w:rFonts w:ascii="Arial" w:hAnsi="Arial" w:cs="Arial"/>
                <w:noProof/>
                <w:webHidden/>
              </w:rPr>
              <w:fldChar w:fldCharType="separate"/>
            </w:r>
            <w:r w:rsidR="00237C29" w:rsidRPr="00913F30">
              <w:rPr>
                <w:rFonts w:ascii="Arial" w:hAnsi="Arial" w:cs="Arial"/>
                <w:noProof/>
                <w:webHidden/>
              </w:rPr>
              <w:t>11</w:t>
            </w:r>
            <w:r w:rsidR="00237C29" w:rsidRPr="00913F30">
              <w:rPr>
                <w:rFonts w:ascii="Arial" w:hAnsi="Arial" w:cs="Arial"/>
                <w:noProof/>
                <w:webHidden/>
              </w:rPr>
              <w:fldChar w:fldCharType="end"/>
            </w:r>
          </w:hyperlink>
        </w:p>
        <w:p w:rsidR="00237C29" w:rsidRPr="00913F30" w:rsidRDefault="0004340C">
          <w:pPr>
            <w:pStyle w:val="TOC2"/>
            <w:tabs>
              <w:tab w:val="right" w:leader="dot" w:pos="9350"/>
            </w:tabs>
            <w:rPr>
              <w:rFonts w:ascii="Arial" w:eastAsiaTheme="minorEastAsia" w:hAnsi="Arial" w:cs="Arial"/>
              <w:noProof/>
              <w:lang w:eastAsia="es-CO"/>
            </w:rPr>
          </w:pPr>
          <w:hyperlink w:anchor="_Toc467491095" w:history="1">
            <w:r w:rsidR="00237C29" w:rsidRPr="00913F30">
              <w:rPr>
                <w:rStyle w:val="Hyperlink"/>
                <w:rFonts w:ascii="Arial" w:hAnsi="Arial" w:cs="Arial"/>
                <w:noProof/>
              </w:rPr>
              <w:t>Control de configuración</w:t>
            </w:r>
            <w:r w:rsidR="00237C29" w:rsidRPr="00913F30">
              <w:rPr>
                <w:rFonts w:ascii="Arial" w:hAnsi="Arial" w:cs="Arial"/>
                <w:noProof/>
                <w:webHidden/>
              </w:rPr>
              <w:tab/>
            </w:r>
            <w:r w:rsidR="00237C29" w:rsidRPr="00913F30">
              <w:rPr>
                <w:rFonts w:ascii="Arial" w:hAnsi="Arial" w:cs="Arial"/>
                <w:noProof/>
                <w:webHidden/>
              </w:rPr>
              <w:fldChar w:fldCharType="begin"/>
            </w:r>
            <w:r w:rsidR="00237C29" w:rsidRPr="00913F30">
              <w:rPr>
                <w:rFonts w:ascii="Arial" w:hAnsi="Arial" w:cs="Arial"/>
                <w:noProof/>
                <w:webHidden/>
              </w:rPr>
              <w:instrText xml:space="preserve"> PAGEREF _Toc467491095 \h </w:instrText>
            </w:r>
            <w:r w:rsidR="00237C29" w:rsidRPr="00913F30">
              <w:rPr>
                <w:rFonts w:ascii="Arial" w:hAnsi="Arial" w:cs="Arial"/>
                <w:noProof/>
                <w:webHidden/>
              </w:rPr>
            </w:r>
            <w:r w:rsidR="00237C29" w:rsidRPr="00913F30">
              <w:rPr>
                <w:rFonts w:ascii="Arial" w:hAnsi="Arial" w:cs="Arial"/>
                <w:noProof/>
                <w:webHidden/>
              </w:rPr>
              <w:fldChar w:fldCharType="separate"/>
            </w:r>
            <w:r w:rsidR="00237C29" w:rsidRPr="00913F30">
              <w:rPr>
                <w:rFonts w:ascii="Arial" w:hAnsi="Arial" w:cs="Arial"/>
                <w:noProof/>
                <w:webHidden/>
              </w:rPr>
              <w:t>12</w:t>
            </w:r>
            <w:r w:rsidR="00237C29" w:rsidRPr="00913F30">
              <w:rPr>
                <w:rFonts w:ascii="Arial" w:hAnsi="Arial" w:cs="Arial"/>
                <w:noProof/>
                <w:webHidden/>
              </w:rPr>
              <w:fldChar w:fldCharType="end"/>
            </w:r>
          </w:hyperlink>
        </w:p>
        <w:p w:rsidR="00237C29" w:rsidRPr="00913F30" w:rsidRDefault="0004340C">
          <w:pPr>
            <w:pStyle w:val="TOC2"/>
            <w:tabs>
              <w:tab w:val="right" w:leader="dot" w:pos="9350"/>
            </w:tabs>
            <w:rPr>
              <w:rFonts w:ascii="Arial" w:eastAsiaTheme="minorEastAsia" w:hAnsi="Arial" w:cs="Arial"/>
              <w:noProof/>
              <w:lang w:eastAsia="es-CO"/>
            </w:rPr>
          </w:pPr>
          <w:hyperlink w:anchor="_Toc467491096" w:history="1">
            <w:r w:rsidR="00237C29" w:rsidRPr="00913F30">
              <w:rPr>
                <w:rStyle w:val="Hyperlink"/>
                <w:rFonts w:ascii="Arial" w:hAnsi="Arial" w:cs="Arial"/>
                <w:noProof/>
              </w:rPr>
              <w:t>Pruebas y gestión de Issues</w:t>
            </w:r>
            <w:r w:rsidR="00237C29" w:rsidRPr="00913F30">
              <w:rPr>
                <w:rFonts w:ascii="Arial" w:hAnsi="Arial" w:cs="Arial"/>
                <w:noProof/>
                <w:webHidden/>
              </w:rPr>
              <w:tab/>
            </w:r>
            <w:r w:rsidR="00237C29" w:rsidRPr="00913F30">
              <w:rPr>
                <w:rFonts w:ascii="Arial" w:hAnsi="Arial" w:cs="Arial"/>
                <w:noProof/>
                <w:webHidden/>
              </w:rPr>
              <w:fldChar w:fldCharType="begin"/>
            </w:r>
            <w:r w:rsidR="00237C29" w:rsidRPr="00913F30">
              <w:rPr>
                <w:rFonts w:ascii="Arial" w:hAnsi="Arial" w:cs="Arial"/>
                <w:noProof/>
                <w:webHidden/>
              </w:rPr>
              <w:instrText xml:space="preserve"> PAGEREF _Toc467491096 \h </w:instrText>
            </w:r>
            <w:r w:rsidR="00237C29" w:rsidRPr="00913F30">
              <w:rPr>
                <w:rFonts w:ascii="Arial" w:hAnsi="Arial" w:cs="Arial"/>
                <w:noProof/>
                <w:webHidden/>
              </w:rPr>
            </w:r>
            <w:r w:rsidR="00237C29" w:rsidRPr="00913F30">
              <w:rPr>
                <w:rFonts w:ascii="Arial" w:hAnsi="Arial" w:cs="Arial"/>
                <w:noProof/>
                <w:webHidden/>
              </w:rPr>
              <w:fldChar w:fldCharType="separate"/>
            </w:r>
            <w:r w:rsidR="00237C29" w:rsidRPr="00913F30">
              <w:rPr>
                <w:rFonts w:ascii="Arial" w:hAnsi="Arial" w:cs="Arial"/>
                <w:noProof/>
                <w:webHidden/>
              </w:rPr>
              <w:t>12</w:t>
            </w:r>
            <w:r w:rsidR="00237C29" w:rsidRPr="00913F30">
              <w:rPr>
                <w:rFonts w:ascii="Arial" w:hAnsi="Arial" w:cs="Arial"/>
                <w:noProof/>
                <w:webHidden/>
              </w:rPr>
              <w:fldChar w:fldCharType="end"/>
            </w:r>
          </w:hyperlink>
        </w:p>
        <w:p w:rsidR="00237C29" w:rsidRPr="00913F30" w:rsidRDefault="0004340C">
          <w:pPr>
            <w:pStyle w:val="TOC2"/>
            <w:tabs>
              <w:tab w:val="right" w:leader="dot" w:pos="9350"/>
            </w:tabs>
            <w:rPr>
              <w:rFonts w:ascii="Arial" w:eastAsiaTheme="minorEastAsia" w:hAnsi="Arial" w:cs="Arial"/>
              <w:noProof/>
              <w:lang w:eastAsia="es-CO"/>
            </w:rPr>
          </w:pPr>
          <w:hyperlink w:anchor="_Toc467491097" w:history="1">
            <w:r w:rsidR="00237C29" w:rsidRPr="00913F30">
              <w:rPr>
                <w:rStyle w:val="Hyperlink"/>
                <w:rFonts w:ascii="Arial" w:hAnsi="Arial" w:cs="Arial"/>
                <w:noProof/>
              </w:rPr>
              <w:t>Despliegue</w:t>
            </w:r>
            <w:r w:rsidR="00237C29" w:rsidRPr="00913F30">
              <w:rPr>
                <w:rFonts w:ascii="Arial" w:hAnsi="Arial" w:cs="Arial"/>
                <w:noProof/>
                <w:webHidden/>
              </w:rPr>
              <w:tab/>
            </w:r>
            <w:r w:rsidR="00237C29" w:rsidRPr="00913F30">
              <w:rPr>
                <w:rFonts w:ascii="Arial" w:hAnsi="Arial" w:cs="Arial"/>
                <w:noProof/>
                <w:webHidden/>
              </w:rPr>
              <w:fldChar w:fldCharType="begin"/>
            </w:r>
            <w:r w:rsidR="00237C29" w:rsidRPr="00913F30">
              <w:rPr>
                <w:rFonts w:ascii="Arial" w:hAnsi="Arial" w:cs="Arial"/>
                <w:noProof/>
                <w:webHidden/>
              </w:rPr>
              <w:instrText xml:space="preserve"> PAGEREF _Toc467491097 \h </w:instrText>
            </w:r>
            <w:r w:rsidR="00237C29" w:rsidRPr="00913F30">
              <w:rPr>
                <w:rFonts w:ascii="Arial" w:hAnsi="Arial" w:cs="Arial"/>
                <w:noProof/>
                <w:webHidden/>
              </w:rPr>
            </w:r>
            <w:r w:rsidR="00237C29" w:rsidRPr="00913F30">
              <w:rPr>
                <w:rFonts w:ascii="Arial" w:hAnsi="Arial" w:cs="Arial"/>
                <w:noProof/>
                <w:webHidden/>
              </w:rPr>
              <w:fldChar w:fldCharType="separate"/>
            </w:r>
            <w:r w:rsidR="00237C29" w:rsidRPr="00913F30">
              <w:rPr>
                <w:rFonts w:ascii="Arial" w:hAnsi="Arial" w:cs="Arial"/>
                <w:noProof/>
                <w:webHidden/>
              </w:rPr>
              <w:t>13</w:t>
            </w:r>
            <w:r w:rsidR="00237C29" w:rsidRPr="00913F30">
              <w:rPr>
                <w:rFonts w:ascii="Arial" w:hAnsi="Arial" w:cs="Arial"/>
                <w:noProof/>
                <w:webHidden/>
              </w:rPr>
              <w:fldChar w:fldCharType="end"/>
            </w:r>
          </w:hyperlink>
        </w:p>
        <w:p w:rsidR="00237C29" w:rsidRPr="00913F30" w:rsidRDefault="0004340C">
          <w:pPr>
            <w:pStyle w:val="TOC2"/>
            <w:tabs>
              <w:tab w:val="right" w:leader="dot" w:pos="9350"/>
            </w:tabs>
            <w:rPr>
              <w:rFonts w:ascii="Arial" w:eastAsiaTheme="minorEastAsia" w:hAnsi="Arial" w:cs="Arial"/>
              <w:noProof/>
              <w:lang w:eastAsia="es-CO"/>
            </w:rPr>
          </w:pPr>
          <w:hyperlink w:anchor="_Toc467491098" w:history="1">
            <w:r w:rsidR="00237C29" w:rsidRPr="00913F30">
              <w:rPr>
                <w:rStyle w:val="Hyperlink"/>
                <w:rFonts w:ascii="Arial" w:hAnsi="Arial" w:cs="Arial"/>
                <w:noProof/>
              </w:rPr>
              <w:t>Monitoreo</w:t>
            </w:r>
            <w:r w:rsidR="00237C29" w:rsidRPr="00913F30">
              <w:rPr>
                <w:rFonts w:ascii="Arial" w:hAnsi="Arial" w:cs="Arial"/>
                <w:noProof/>
                <w:webHidden/>
              </w:rPr>
              <w:tab/>
            </w:r>
            <w:r w:rsidR="00237C29" w:rsidRPr="00913F30">
              <w:rPr>
                <w:rFonts w:ascii="Arial" w:hAnsi="Arial" w:cs="Arial"/>
                <w:noProof/>
                <w:webHidden/>
              </w:rPr>
              <w:fldChar w:fldCharType="begin"/>
            </w:r>
            <w:r w:rsidR="00237C29" w:rsidRPr="00913F30">
              <w:rPr>
                <w:rFonts w:ascii="Arial" w:hAnsi="Arial" w:cs="Arial"/>
                <w:noProof/>
                <w:webHidden/>
              </w:rPr>
              <w:instrText xml:space="preserve"> PAGEREF _Toc467491098 \h </w:instrText>
            </w:r>
            <w:r w:rsidR="00237C29" w:rsidRPr="00913F30">
              <w:rPr>
                <w:rFonts w:ascii="Arial" w:hAnsi="Arial" w:cs="Arial"/>
                <w:noProof/>
                <w:webHidden/>
              </w:rPr>
            </w:r>
            <w:r w:rsidR="00237C29" w:rsidRPr="00913F30">
              <w:rPr>
                <w:rFonts w:ascii="Arial" w:hAnsi="Arial" w:cs="Arial"/>
                <w:noProof/>
                <w:webHidden/>
              </w:rPr>
              <w:fldChar w:fldCharType="separate"/>
            </w:r>
            <w:r w:rsidR="00237C29" w:rsidRPr="00913F30">
              <w:rPr>
                <w:rFonts w:ascii="Arial" w:hAnsi="Arial" w:cs="Arial"/>
                <w:noProof/>
                <w:webHidden/>
              </w:rPr>
              <w:t>13</w:t>
            </w:r>
            <w:r w:rsidR="00237C29" w:rsidRPr="00913F30">
              <w:rPr>
                <w:rFonts w:ascii="Arial" w:hAnsi="Arial" w:cs="Arial"/>
                <w:noProof/>
                <w:webHidden/>
              </w:rPr>
              <w:fldChar w:fldCharType="end"/>
            </w:r>
          </w:hyperlink>
        </w:p>
        <w:p w:rsidR="00237C29" w:rsidRPr="00913F30" w:rsidRDefault="0004340C">
          <w:pPr>
            <w:pStyle w:val="TOC2"/>
            <w:tabs>
              <w:tab w:val="right" w:leader="dot" w:pos="9350"/>
            </w:tabs>
            <w:rPr>
              <w:rFonts w:ascii="Arial" w:eastAsiaTheme="minorEastAsia" w:hAnsi="Arial" w:cs="Arial"/>
              <w:noProof/>
              <w:lang w:eastAsia="es-CO"/>
            </w:rPr>
          </w:pPr>
          <w:hyperlink w:anchor="_Toc467491099" w:history="1">
            <w:r w:rsidR="00237C29" w:rsidRPr="00913F30">
              <w:rPr>
                <w:rStyle w:val="Hyperlink"/>
                <w:rFonts w:ascii="Arial" w:hAnsi="Arial" w:cs="Arial"/>
                <w:noProof/>
              </w:rPr>
              <w:t>Seguridad</w:t>
            </w:r>
            <w:r w:rsidR="00237C29" w:rsidRPr="00913F30">
              <w:rPr>
                <w:rFonts w:ascii="Arial" w:hAnsi="Arial" w:cs="Arial"/>
                <w:noProof/>
                <w:webHidden/>
              </w:rPr>
              <w:tab/>
            </w:r>
            <w:r w:rsidR="00237C29" w:rsidRPr="00913F30">
              <w:rPr>
                <w:rFonts w:ascii="Arial" w:hAnsi="Arial" w:cs="Arial"/>
                <w:noProof/>
                <w:webHidden/>
              </w:rPr>
              <w:fldChar w:fldCharType="begin"/>
            </w:r>
            <w:r w:rsidR="00237C29" w:rsidRPr="00913F30">
              <w:rPr>
                <w:rFonts w:ascii="Arial" w:hAnsi="Arial" w:cs="Arial"/>
                <w:noProof/>
                <w:webHidden/>
              </w:rPr>
              <w:instrText xml:space="preserve"> PAGEREF _Toc467491099 \h </w:instrText>
            </w:r>
            <w:r w:rsidR="00237C29" w:rsidRPr="00913F30">
              <w:rPr>
                <w:rFonts w:ascii="Arial" w:hAnsi="Arial" w:cs="Arial"/>
                <w:noProof/>
                <w:webHidden/>
              </w:rPr>
            </w:r>
            <w:r w:rsidR="00237C29" w:rsidRPr="00913F30">
              <w:rPr>
                <w:rFonts w:ascii="Arial" w:hAnsi="Arial" w:cs="Arial"/>
                <w:noProof/>
                <w:webHidden/>
              </w:rPr>
              <w:fldChar w:fldCharType="separate"/>
            </w:r>
            <w:r w:rsidR="00237C29" w:rsidRPr="00913F30">
              <w:rPr>
                <w:rFonts w:ascii="Arial" w:hAnsi="Arial" w:cs="Arial"/>
                <w:noProof/>
                <w:webHidden/>
              </w:rPr>
              <w:t>13</w:t>
            </w:r>
            <w:r w:rsidR="00237C29" w:rsidRPr="00913F30">
              <w:rPr>
                <w:rFonts w:ascii="Arial" w:hAnsi="Arial" w:cs="Arial"/>
                <w:noProof/>
                <w:webHidden/>
              </w:rPr>
              <w:fldChar w:fldCharType="end"/>
            </w:r>
          </w:hyperlink>
        </w:p>
        <w:p w:rsidR="00237C29" w:rsidRPr="00913F30" w:rsidRDefault="0004340C">
          <w:pPr>
            <w:pStyle w:val="TOC2"/>
            <w:tabs>
              <w:tab w:val="right" w:leader="dot" w:pos="9350"/>
            </w:tabs>
            <w:rPr>
              <w:rFonts w:ascii="Arial" w:eastAsiaTheme="minorEastAsia" w:hAnsi="Arial" w:cs="Arial"/>
              <w:noProof/>
              <w:lang w:eastAsia="es-CO"/>
            </w:rPr>
          </w:pPr>
          <w:hyperlink w:anchor="_Toc467491100" w:history="1">
            <w:r w:rsidR="00237C29" w:rsidRPr="00913F30">
              <w:rPr>
                <w:rStyle w:val="Hyperlink"/>
                <w:rFonts w:ascii="Arial" w:hAnsi="Arial" w:cs="Arial"/>
                <w:noProof/>
              </w:rPr>
              <w:t>Conclusión del Análisis</w:t>
            </w:r>
            <w:r w:rsidR="00237C29" w:rsidRPr="00913F30">
              <w:rPr>
                <w:rFonts w:ascii="Arial" w:hAnsi="Arial" w:cs="Arial"/>
                <w:noProof/>
                <w:webHidden/>
              </w:rPr>
              <w:tab/>
            </w:r>
            <w:r w:rsidR="00237C29" w:rsidRPr="00913F30">
              <w:rPr>
                <w:rFonts w:ascii="Arial" w:hAnsi="Arial" w:cs="Arial"/>
                <w:noProof/>
                <w:webHidden/>
              </w:rPr>
              <w:fldChar w:fldCharType="begin"/>
            </w:r>
            <w:r w:rsidR="00237C29" w:rsidRPr="00913F30">
              <w:rPr>
                <w:rFonts w:ascii="Arial" w:hAnsi="Arial" w:cs="Arial"/>
                <w:noProof/>
                <w:webHidden/>
              </w:rPr>
              <w:instrText xml:space="preserve"> PAGEREF _Toc467491100 \h </w:instrText>
            </w:r>
            <w:r w:rsidR="00237C29" w:rsidRPr="00913F30">
              <w:rPr>
                <w:rFonts w:ascii="Arial" w:hAnsi="Arial" w:cs="Arial"/>
                <w:noProof/>
                <w:webHidden/>
              </w:rPr>
            </w:r>
            <w:r w:rsidR="00237C29" w:rsidRPr="00913F30">
              <w:rPr>
                <w:rFonts w:ascii="Arial" w:hAnsi="Arial" w:cs="Arial"/>
                <w:noProof/>
                <w:webHidden/>
              </w:rPr>
              <w:fldChar w:fldCharType="separate"/>
            </w:r>
            <w:r w:rsidR="00237C29" w:rsidRPr="00913F30">
              <w:rPr>
                <w:rFonts w:ascii="Arial" w:hAnsi="Arial" w:cs="Arial"/>
                <w:noProof/>
                <w:webHidden/>
              </w:rPr>
              <w:t>14</w:t>
            </w:r>
            <w:r w:rsidR="00237C29" w:rsidRPr="00913F30">
              <w:rPr>
                <w:rFonts w:ascii="Arial" w:hAnsi="Arial" w:cs="Arial"/>
                <w:noProof/>
                <w:webHidden/>
              </w:rPr>
              <w:fldChar w:fldCharType="end"/>
            </w:r>
          </w:hyperlink>
        </w:p>
        <w:p w:rsidR="00237C29" w:rsidRPr="00913F30" w:rsidRDefault="0004340C">
          <w:pPr>
            <w:pStyle w:val="TOC1"/>
            <w:tabs>
              <w:tab w:val="right" w:leader="dot" w:pos="9350"/>
            </w:tabs>
            <w:rPr>
              <w:rFonts w:ascii="Arial" w:eastAsiaTheme="minorEastAsia" w:hAnsi="Arial" w:cs="Arial"/>
              <w:noProof/>
              <w:lang w:eastAsia="es-CO"/>
            </w:rPr>
          </w:pPr>
          <w:hyperlink w:anchor="_Toc467491101" w:history="1">
            <w:r w:rsidR="00237C29" w:rsidRPr="00913F30">
              <w:rPr>
                <w:rStyle w:val="Hyperlink"/>
                <w:rFonts w:ascii="Arial" w:hAnsi="Arial" w:cs="Arial"/>
                <w:noProof/>
                <w:spacing w:val="-10"/>
                <w:kern w:val="28"/>
              </w:rPr>
              <w:t>Descripción de Herramientas</w:t>
            </w:r>
            <w:r w:rsidR="00237C29" w:rsidRPr="00913F30">
              <w:rPr>
                <w:rFonts w:ascii="Arial" w:hAnsi="Arial" w:cs="Arial"/>
                <w:noProof/>
                <w:webHidden/>
              </w:rPr>
              <w:tab/>
            </w:r>
            <w:r w:rsidR="00237C29" w:rsidRPr="00913F30">
              <w:rPr>
                <w:rFonts w:ascii="Arial" w:hAnsi="Arial" w:cs="Arial"/>
                <w:noProof/>
                <w:webHidden/>
              </w:rPr>
              <w:fldChar w:fldCharType="begin"/>
            </w:r>
            <w:r w:rsidR="00237C29" w:rsidRPr="00913F30">
              <w:rPr>
                <w:rFonts w:ascii="Arial" w:hAnsi="Arial" w:cs="Arial"/>
                <w:noProof/>
                <w:webHidden/>
              </w:rPr>
              <w:instrText xml:space="preserve"> PAGEREF _Toc467491101 \h </w:instrText>
            </w:r>
            <w:r w:rsidR="00237C29" w:rsidRPr="00913F30">
              <w:rPr>
                <w:rFonts w:ascii="Arial" w:hAnsi="Arial" w:cs="Arial"/>
                <w:noProof/>
                <w:webHidden/>
              </w:rPr>
            </w:r>
            <w:r w:rsidR="00237C29" w:rsidRPr="00913F30">
              <w:rPr>
                <w:rFonts w:ascii="Arial" w:hAnsi="Arial" w:cs="Arial"/>
                <w:noProof/>
                <w:webHidden/>
              </w:rPr>
              <w:fldChar w:fldCharType="separate"/>
            </w:r>
            <w:r w:rsidR="00237C29" w:rsidRPr="00913F30">
              <w:rPr>
                <w:rFonts w:ascii="Arial" w:hAnsi="Arial" w:cs="Arial"/>
                <w:noProof/>
                <w:webHidden/>
              </w:rPr>
              <w:t>15</w:t>
            </w:r>
            <w:r w:rsidR="00237C29" w:rsidRPr="00913F30">
              <w:rPr>
                <w:rFonts w:ascii="Arial" w:hAnsi="Arial" w:cs="Arial"/>
                <w:noProof/>
                <w:webHidden/>
              </w:rPr>
              <w:fldChar w:fldCharType="end"/>
            </w:r>
          </w:hyperlink>
        </w:p>
        <w:p w:rsidR="00237C29" w:rsidRPr="00913F30" w:rsidRDefault="0004340C">
          <w:pPr>
            <w:pStyle w:val="TOC1"/>
            <w:tabs>
              <w:tab w:val="right" w:leader="dot" w:pos="9350"/>
            </w:tabs>
            <w:rPr>
              <w:rFonts w:ascii="Arial" w:eastAsiaTheme="minorEastAsia" w:hAnsi="Arial" w:cs="Arial"/>
              <w:noProof/>
              <w:lang w:eastAsia="es-CO"/>
            </w:rPr>
          </w:pPr>
          <w:hyperlink w:anchor="_Toc467491102" w:history="1">
            <w:r w:rsidR="00237C29" w:rsidRPr="00913F30">
              <w:rPr>
                <w:rStyle w:val="Hyperlink"/>
                <w:rFonts w:ascii="Arial" w:hAnsi="Arial" w:cs="Arial"/>
                <w:noProof/>
                <w:spacing w:val="-10"/>
                <w:kern w:val="28"/>
              </w:rPr>
              <w:t>Distribución Conceptual DEVOPS</w:t>
            </w:r>
            <w:r w:rsidR="00237C29" w:rsidRPr="00913F30">
              <w:rPr>
                <w:rFonts w:ascii="Arial" w:hAnsi="Arial" w:cs="Arial"/>
                <w:noProof/>
                <w:webHidden/>
              </w:rPr>
              <w:tab/>
            </w:r>
            <w:r w:rsidR="00237C29" w:rsidRPr="00913F30">
              <w:rPr>
                <w:rFonts w:ascii="Arial" w:hAnsi="Arial" w:cs="Arial"/>
                <w:noProof/>
                <w:webHidden/>
              </w:rPr>
              <w:fldChar w:fldCharType="begin"/>
            </w:r>
            <w:r w:rsidR="00237C29" w:rsidRPr="00913F30">
              <w:rPr>
                <w:rFonts w:ascii="Arial" w:hAnsi="Arial" w:cs="Arial"/>
                <w:noProof/>
                <w:webHidden/>
              </w:rPr>
              <w:instrText xml:space="preserve"> PAGEREF _Toc467491102 \h </w:instrText>
            </w:r>
            <w:r w:rsidR="00237C29" w:rsidRPr="00913F30">
              <w:rPr>
                <w:rFonts w:ascii="Arial" w:hAnsi="Arial" w:cs="Arial"/>
                <w:noProof/>
                <w:webHidden/>
              </w:rPr>
            </w:r>
            <w:r w:rsidR="00237C29" w:rsidRPr="00913F30">
              <w:rPr>
                <w:rFonts w:ascii="Arial" w:hAnsi="Arial" w:cs="Arial"/>
                <w:noProof/>
                <w:webHidden/>
              </w:rPr>
              <w:fldChar w:fldCharType="separate"/>
            </w:r>
            <w:r w:rsidR="00237C29" w:rsidRPr="00913F30">
              <w:rPr>
                <w:rFonts w:ascii="Arial" w:hAnsi="Arial" w:cs="Arial"/>
                <w:noProof/>
                <w:webHidden/>
              </w:rPr>
              <w:t>16</w:t>
            </w:r>
            <w:r w:rsidR="00237C29" w:rsidRPr="00913F30">
              <w:rPr>
                <w:rFonts w:ascii="Arial" w:hAnsi="Arial" w:cs="Arial"/>
                <w:noProof/>
                <w:webHidden/>
              </w:rPr>
              <w:fldChar w:fldCharType="end"/>
            </w:r>
          </w:hyperlink>
        </w:p>
        <w:p w:rsidR="00237C29" w:rsidRPr="00913F30" w:rsidRDefault="0004340C">
          <w:pPr>
            <w:pStyle w:val="TOC1"/>
            <w:tabs>
              <w:tab w:val="right" w:leader="dot" w:pos="9350"/>
            </w:tabs>
            <w:rPr>
              <w:rFonts w:ascii="Arial" w:eastAsiaTheme="minorEastAsia" w:hAnsi="Arial" w:cs="Arial"/>
              <w:noProof/>
              <w:lang w:eastAsia="es-CO"/>
            </w:rPr>
          </w:pPr>
          <w:hyperlink w:anchor="_Toc467491103" w:history="1">
            <w:r w:rsidR="00237C29" w:rsidRPr="00913F30">
              <w:rPr>
                <w:rStyle w:val="Hyperlink"/>
                <w:rFonts w:ascii="Arial" w:hAnsi="Arial" w:cs="Arial"/>
                <w:noProof/>
                <w:spacing w:val="-10"/>
                <w:kern w:val="28"/>
              </w:rPr>
              <w:t>Acople QA con piloto Docker</w:t>
            </w:r>
            <w:r w:rsidR="00237C29" w:rsidRPr="00913F30">
              <w:rPr>
                <w:rFonts w:ascii="Arial" w:hAnsi="Arial" w:cs="Arial"/>
                <w:noProof/>
                <w:webHidden/>
              </w:rPr>
              <w:tab/>
            </w:r>
            <w:r w:rsidR="00237C29" w:rsidRPr="00913F30">
              <w:rPr>
                <w:rFonts w:ascii="Arial" w:hAnsi="Arial" w:cs="Arial"/>
                <w:noProof/>
                <w:webHidden/>
              </w:rPr>
              <w:fldChar w:fldCharType="begin"/>
            </w:r>
            <w:r w:rsidR="00237C29" w:rsidRPr="00913F30">
              <w:rPr>
                <w:rFonts w:ascii="Arial" w:hAnsi="Arial" w:cs="Arial"/>
                <w:noProof/>
                <w:webHidden/>
              </w:rPr>
              <w:instrText xml:space="preserve"> PAGEREF _Toc467491103 \h </w:instrText>
            </w:r>
            <w:r w:rsidR="00237C29" w:rsidRPr="00913F30">
              <w:rPr>
                <w:rFonts w:ascii="Arial" w:hAnsi="Arial" w:cs="Arial"/>
                <w:noProof/>
                <w:webHidden/>
              </w:rPr>
            </w:r>
            <w:r w:rsidR="00237C29" w:rsidRPr="00913F30">
              <w:rPr>
                <w:rFonts w:ascii="Arial" w:hAnsi="Arial" w:cs="Arial"/>
                <w:noProof/>
                <w:webHidden/>
              </w:rPr>
              <w:fldChar w:fldCharType="separate"/>
            </w:r>
            <w:r w:rsidR="00237C29" w:rsidRPr="00913F30">
              <w:rPr>
                <w:rFonts w:ascii="Arial" w:hAnsi="Arial" w:cs="Arial"/>
                <w:noProof/>
                <w:webHidden/>
              </w:rPr>
              <w:t>17</w:t>
            </w:r>
            <w:r w:rsidR="00237C29" w:rsidRPr="00913F30">
              <w:rPr>
                <w:rFonts w:ascii="Arial" w:hAnsi="Arial" w:cs="Arial"/>
                <w:noProof/>
                <w:webHidden/>
              </w:rPr>
              <w:fldChar w:fldCharType="end"/>
            </w:r>
          </w:hyperlink>
        </w:p>
        <w:p w:rsidR="00237C29" w:rsidRPr="00913F30" w:rsidRDefault="0004340C">
          <w:pPr>
            <w:pStyle w:val="TOC1"/>
            <w:tabs>
              <w:tab w:val="right" w:leader="dot" w:pos="9350"/>
            </w:tabs>
            <w:rPr>
              <w:rFonts w:ascii="Arial" w:eastAsiaTheme="minorEastAsia" w:hAnsi="Arial" w:cs="Arial"/>
              <w:noProof/>
              <w:lang w:eastAsia="es-CO"/>
            </w:rPr>
          </w:pPr>
          <w:hyperlink w:anchor="_Toc467491104" w:history="1">
            <w:r w:rsidR="00237C29" w:rsidRPr="00913F30">
              <w:rPr>
                <w:rStyle w:val="Hyperlink"/>
                <w:rFonts w:ascii="Arial" w:hAnsi="Arial" w:cs="Arial"/>
                <w:noProof/>
                <w:spacing w:val="-10"/>
                <w:kern w:val="28"/>
              </w:rPr>
              <w:t>Anexo 1</w:t>
            </w:r>
            <w:r w:rsidR="00237C29" w:rsidRPr="00913F30">
              <w:rPr>
                <w:rFonts w:ascii="Arial" w:hAnsi="Arial" w:cs="Arial"/>
                <w:noProof/>
                <w:webHidden/>
              </w:rPr>
              <w:tab/>
            </w:r>
            <w:r w:rsidR="00237C29" w:rsidRPr="00913F30">
              <w:rPr>
                <w:rFonts w:ascii="Arial" w:hAnsi="Arial" w:cs="Arial"/>
                <w:noProof/>
                <w:webHidden/>
              </w:rPr>
              <w:fldChar w:fldCharType="begin"/>
            </w:r>
            <w:r w:rsidR="00237C29" w:rsidRPr="00913F30">
              <w:rPr>
                <w:rFonts w:ascii="Arial" w:hAnsi="Arial" w:cs="Arial"/>
                <w:noProof/>
                <w:webHidden/>
              </w:rPr>
              <w:instrText xml:space="preserve"> PAGEREF _Toc467491104 \h </w:instrText>
            </w:r>
            <w:r w:rsidR="00237C29" w:rsidRPr="00913F30">
              <w:rPr>
                <w:rFonts w:ascii="Arial" w:hAnsi="Arial" w:cs="Arial"/>
                <w:noProof/>
                <w:webHidden/>
              </w:rPr>
            </w:r>
            <w:r w:rsidR="00237C29" w:rsidRPr="00913F30">
              <w:rPr>
                <w:rFonts w:ascii="Arial" w:hAnsi="Arial" w:cs="Arial"/>
                <w:noProof/>
                <w:webHidden/>
              </w:rPr>
              <w:fldChar w:fldCharType="separate"/>
            </w:r>
            <w:r w:rsidR="00237C29" w:rsidRPr="00913F30">
              <w:rPr>
                <w:rFonts w:ascii="Arial" w:hAnsi="Arial" w:cs="Arial"/>
                <w:noProof/>
                <w:webHidden/>
              </w:rPr>
              <w:t>18</w:t>
            </w:r>
            <w:r w:rsidR="00237C29" w:rsidRPr="00913F30">
              <w:rPr>
                <w:rFonts w:ascii="Arial" w:hAnsi="Arial" w:cs="Arial"/>
                <w:noProof/>
                <w:webHidden/>
              </w:rPr>
              <w:fldChar w:fldCharType="end"/>
            </w:r>
          </w:hyperlink>
        </w:p>
        <w:p w:rsidR="00237C29" w:rsidRPr="00913F30" w:rsidRDefault="0004340C">
          <w:pPr>
            <w:pStyle w:val="TOC2"/>
            <w:tabs>
              <w:tab w:val="right" w:leader="dot" w:pos="9350"/>
            </w:tabs>
            <w:rPr>
              <w:rFonts w:ascii="Arial" w:eastAsiaTheme="minorEastAsia" w:hAnsi="Arial" w:cs="Arial"/>
              <w:noProof/>
              <w:lang w:eastAsia="es-CO"/>
            </w:rPr>
          </w:pPr>
          <w:hyperlink w:anchor="_Toc467491105" w:history="1">
            <w:r w:rsidR="00237C29" w:rsidRPr="00913F30">
              <w:rPr>
                <w:rStyle w:val="Hyperlink"/>
                <w:rFonts w:ascii="Arial" w:hAnsi="Arial" w:cs="Arial"/>
                <w:noProof/>
              </w:rPr>
              <w:t>Modelos plateados para Docker</w:t>
            </w:r>
            <w:r w:rsidR="00237C29" w:rsidRPr="00913F30">
              <w:rPr>
                <w:rFonts w:ascii="Arial" w:hAnsi="Arial" w:cs="Arial"/>
                <w:noProof/>
                <w:webHidden/>
              </w:rPr>
              <w:tab/>
            </w:r>
            <w:r w:rsidR="00237C29" w:rsidRPr="00913F30">
              <w:rPr>
                <w:rFonts w:ascii="Arial" w:hAnsi="Arial" w:cs="Arial"/>
                <w:noProof/>
                <w:webHidden/>
              </w:rPr>
              <w:fldChar w:fldCharType="begin"/>
            </w:r>
            <w:r w:rsidR="00237C29" w:rsidRPr="00913F30">
              <w:rPr>
                <w:rFonts w:ascii="Arial" w:hAnsi="Arial" w:cs="Arial"/>
                <w:noProof/>
                <w:webHidden/>
              </w:rPr>
              <w:instrText xml:space="preserve"> PAGEREF _Toc467491105 \h </w:instrText>
            </w:r>
            <w:r w:rsidR="00237C29" w:rsidRPr="00913F30">
              <w:rPr>
                <w:rFonts w:ascii="Arial" w:hAnsi="Arial" w:cs="Arial"/>
                <w:noProof/>
                <w:webHidden/>
              </w:rPr>
            </w:r>
            <w:r w:rsidR="00237C29" w:rsidRPr="00913F30">
              <w:rPr>
                <w:rFonts w:ascii="Arial" w:hAnsi="Arial" w:cs="Arial"/>
                <w:noProof/>
                <w:webHidden/>
              </w:rPr>
              <w:fldChar w:fldCharType="separate"/>
            </w:r>
            <w:r w:rsidR="00237C29" w:rsidRPr="00913F30">
              <w:rPr>
                <w:rFonts w:ascii="Arial" w:hAnsi="Arial" w:cs="Arial"/>
                <w:noProof/>
                <w:webHidden/>
              </w:rPr>
              <w:t>18</w:t>
            </w:r>
            <w:r w:rsidR="00237C29" w:rsidRPr="00913F30">
              <w:rPr>
                <w:rFonts w:ascii="Arial" w:hAnsi="Arial" w:cs="Arial"/>
                <w:noProof/>
                <w:webHidden/>
              </w:rPr>
              <w:fldChar w:fldCharType="end"/>
            </w:r>
          </w:hyperlink>
        </w:p>
        <w:p w:rsidR="00237C29" w:rsidRPr="00913F30" w:rsidRDefault="0004340C">
          <w:pPr>
            <w:pStyle w:val="TOC2"/>
            <w:tabs>
              <w:tab w:val="right" w:leader="dot" w:pos="9350"/>
            </w:tabs>
            <w:rPr>
              <w:rFonts w:ascii="Arial" w:eastAsiaTheme="minorEastAsia" w:hAnsi="Arial" w:cs="Arial"/>
              <w:noProof/>
              <w:lang w:eastAsia="es-CO"/>
            </w:rPr>
          </w:pPr>
          <w:hyperlink w:anchor="_Toc467491106" w:history="1">
            <w:r w:rsidR="00237C29" w:rsidRPr="00913F30">
              <w:rPr>
                <w:rStyle w:val="Hyperlink"/>
                <w:rFonts w:ascii="Arial" w:hAnsi="Arial" w:cs="Arial"/>
                <w:i/>
                <w:iCs/>
                <w:noProof/>
                <w:spacing w:val="-10"/>
                <w:kern w:val="28"/>
                <w:shd w:val="clear" w:color="auto" w:fill="FFFFFF" w:themeFill="background1"/>
              </w:rPr>
              <w:t>Diseño V1</w:t>
            </w:r>
            <w:r w:rsidR="00237C29" w:rsidRPr="00913F30">
              <w:rPr>
                <w:rFonts w:ascii="Arial" w:hAnsi="Arial" w:cs="Arial"/>
                <w:noProof/>
                <w:webHidden/>
              </w:rPr>
              <w:tab/>
            </w:r>
            <w:r w:rsidR="00237C29" w:rsidRPr="00913F30">
              <w:rPr>
                <w:rFonts w:ascii="Arial" w:hAnsi="Arial" w:cs="Arial"/>
                <w:noProof/>
                <w:webHidden/>
              </w:rPr>
              <w:fldChar w:fldCharType="begin"/>
            </w:r>
            <w:r w:rsidR="00237C29" w:rsidRPr="00913F30">
              <w:rPr>
                <w:rFonts w:ascii="Arial" w:hAnsi="Arial" w:cs="Arial"/>
                <w:noProof/>
                <w:webHidden/>
              </w:rPr>
              <w:instrText xml:space="preserve"> PAGEREF _Toc467491106 \h </w:instrText>
            </w:r>
            <w:r w:rsidR="00237C29" w:rsidRPr="00913F30">
              <w:rPr>
                <w:rFonts w:ascii="Arial" w:hAnsi="Arial" w:cs="Arial"/>
                <w:noProof/>
                <w:webHidden/>
              </w:rPr>
            </w:r>
            <w:r w:rsidR="00237C29" w:rsidRPr="00913F30">
              <w:rPr>
                <w:rFonts w:ascii="Arial" w:hAnsi="Arial" w:cs="Arial"/>
                <w:noProof/>
                <w:webHidden/>
              </w:rPr>
              <w:fldChar w:fldCharType="separate"/>
            </w:r>
            <w:r w:rsidR="00237C29" w:rsidRPr="00913F30">
              <w:rPr>
                <w:rFonts w:ascii="Arial" w:hAnsi="Arial" w:cs="Arial"/>
                <w:noProof/>
                <w:webHidden/>
              </w:rPr>
              <w:t>18</w:t>
            </w:r>
            <w:r w:rsidR="00237C29" w:rsidRPr="00913F30">
              <w:rPr>
                <w:rFonts w:ascii="Arial" w:hAnsi="Arial" w:cs="Arial"/>
                <w:noProof/>
                <w:webHidden/>
              </w:rPr>
              <w:fldChar w:fldCharType="end"/>
            </w:r>
          </w:hyperlink>
        </w:p>
        <w:p w:rsidR="00237C29" w:rsidRPr="00913F30" w:rsidRDefault="0004340C">
          <w:pPr>
            <w:pStyle w:val="TOC2"/>
            <w:tabs>
              <w:tab w:val="right" w:leader="dot" w:pos="9350"/>
            </w:tabs>
            <w:rPr>
              <w:rFonts w:ascii="Arial" w:eastAsiaTheme="minorEastAsia" w:hAnsi="Arial" w:cs="Arial"/>
              <w:noProof/>
              <w:lang w:eastAsia="es-CO"/>
            </w:rPr>
          </w:pPr>
          <w:hyperlink w:anchor="_Toc467491107" w:history="1">
            <w:r w:rsidR="00237C29" w:rsidRPr="00913F30">
              <w:rPr>
                <w:rStyle w:val="Hyperlink"/>
                <w:rFonts w:ascii="Arial" w:hAnsi="Arial" w:cs="Arial"/>
                <w:i/>
                <w:iCs/>
                <w:noProof/>
                <w:spacing w:val="-10"/>
                <w:kern w:val="28"/>
                <w:shd w:val="clear" w:color="auto" w:fill="FFFFFF" w:themeFill="background1"/>
              </w:rPr>
              <w:t>Diseño V2</w:t>
            </w:r>
            <w:r w:rsidR="00237C29" w:rsidRPr="00913F30">
              <w:rPr>
                <w:rFonts w:ascii="Arial" w:hAnsi="Arial" w:cs="Arial"/>
                <w:noProof/>
                <w:webHidden/>
              </w:rPr>
              <w:tab/>
            </w:r>
            <w:r w:rsidR="00237C29" w:rsidRPr="00913F30">
              <w:rPr>
                <w:rFonts w:ascii="Arial" w:hAnsi="Arial" w:cs="Arial"/>
                <w:noProof/>
                <w:webHidden/>
              </w:rPr>
              <w:fldChar w:fldCharType="begin"/>
            </w:r>
            <w:r w:rsidR="00237C29" w:rsidRPr="00913F30">
              <w:rPr>
                <w:rFonts w:ascii="Arial" w:hAnsi="Arial" w:cs="Arial"/>
                <w:noProof/>
                <w:webHidden/>
              </w:rPr>
              <w:instrText xml:space="preserve"> PAGEREF _Toc467491107 \h </w:instrText>
            </w:r>
            <w:r w:rsidR="00237C29" w:rsidRPr="00913F30">
              <w:rPr>
                <w:rFonts w:ascii="Arial" w:hAnsi="Arial" w:cs="Arial"/>
                <w:noProof/>
                <w:webHidden/>
              </w:rPr>
            </w:r>
            <w:r w:rsidR="00237C29" w:rsidRPr="00913F30">
              <w:rPr>
                <w:rFonts w:ascii="Arial" w:hAnsi="Arial" w:cs="Arial"/>
                <w:noProof/>
                <w:webHidden/>
              </w:rPr>
              <w:fldChar w:fldCharType="separate"/>
            </w:r>
            <w:r w:rsidR="00237C29" w:rsidRPr="00913F30">
              <w:rPr>
                <w:rFonts w:ascii="Arial" w:hAnsi="Arial" w:cs="Arial"/>
                <w:noProof/>
                <w:webHidden/>
              </w:rPr>
              <w:t>19</w:t>
            </w:r>
            <w:r w:rsidR="00237C29" w:rsidRPr="00913F30">
              <w:rPr>
                <w:rFonts w:ascii="Arial" w:hAnsi="Arial" w:cs="Arial"/>
                <w:noProof/>
                <w:webHidden/>
              </w:rPr>
              <w:fldChar w:fldCharType="end"/>
            </w:r>
          </w:hyperlink>
        </w:p>
        <w:p w:rsidR="00237C29" w:rsidRPr="00913F30" w:rsidRDefault="0004340C">
          <w:pPr>
            <w:pStyle w:val="TOC1"/>
            <w:tabs>
              <w:tab w:val="right" w:leader="dot" w:pos="9350"/>
            </w:tabs>
            <w:rPr>
              <w:rFonts w:ascii="Arial" w:eastAsiaTheme="minorEastAsia" w:hAnsi="Arial" w:cs="Arial"/>
              <w:noProof/>
              <w:lang w:eastAsia="es-CO"/>
            </w:rPr>
          </w:pPr>
          <w:hyperlink w:anchor="_Toc467491108" w:history="1">
            <w:r w:rsidR="00237C29" w:rsidRPr="00913F30">
              <w:rPr>
                <w:rStyle w:val="Hyperlink"/>
                <w:rFonts w:ascii="Arial" w:hAnsi="Arial" w:cs="Arial"/>
                <w:noProof/>
                <w:spacing w:val="-10"/>
                <w:kern w:val="28"/>
              </w:rPr>
              <w:t>Anexo 2</w:t>
            </w:r>
            <w:r w:rsidR="00237C29" w:rsidRPr="00913F30">
              <w:rPr>
                <w:rFonts w:ascii="Arial" w:hAnsi="Arial" w:cs="Arial"/>
                <w:noProof/>
                <w:webHidden/>
              </w:rPr>
              <w:tab/>
            </w:r>
            <w:r w:rsidR="00237C29" w:rsidRPr="00913F30">
              <w:rPr>
                <w:rFonts w:ascii="Arial" w:hAnsi="Arial" w:cs="Arial"/>
                <w:noProof/>
                <w:webHidden/>
              </w:rPr>
              <w:fldChar w:fldCharType="begin"/>
            </w:r>
            <w:r w:rsidR="00237C29" w:rsidRPr="00913F30">
              <w:rPr>
                <w:rFonts w:ascii="Arial" w:hAnsi="Arial" w:cs="Arial"/>
                <w:noProof/>
                <w:webHidden/>
              </w:rPr>
              <w:instrText xml:space="preserve"> PAGEREF _Toc467491108 \h </w:instrText>
            </w:r>
            <w:r w:rsidR="00237C29" w:rsidRPr="00913F30">
              <w:rPr>
                <w:rFonts w:ascii="Arial" w:hAnsi="Arial" w:cs="Arial"/>
                <w:noProof/>
                <w:webHidden/>
              </w:rPr>
            </w:r>
            <w:r w:rsidR="00237C29" w:rsidRPr="00913F30">
              <w:rPr>
                <w:rFonts w:ascii="Arial" w:hAnsi="Arial" w:cs="Arial"/>
                <w:noProof/>
                <w:webHidden/>
              </w:rPr>
              <w:fldChar w:fldCharType="separate"/>
            </w:r>
            <w:r w:rsidR="00237C29" w:rsidRPr="00913F30">
              <w:rPr>
                <w:rFonts w:ascii="Arial" w:hAnsi="Arial" w:cs="Arial"/>
                <w:noProof/>
                <w:webHidden/>
              </w:rPr>
              <w:t>21</w:t>
            </w:r>
            <w:r w:rsidR="00237C29" w:rsidRPr="00913F30">
              <w:rPr>
                <w:rFonts w:ascii="Arial" w:hAnsi="Arial" w:cs="Arial"/>
                <w:noProof/>
                <w:webHidden/>
              </w:rPr>
              <w:fldChar w:fldCharType="end"/>
            </w:r>
          </w:hyperlink>
        </w:p>
        <w:p w:rsidR="00237C29" w:rsidRPr="00913F30" w:rsidRDefault="0004340C">
          <w:pPr>
            <w:pStyle w:val="TOC2"/>
            <w:tabs>
              <w:tab w:val="right" w:leader="dot" w:pos="9350"/>
            </w:tabs>
            <w:rPr>
              <w:rFonts w:ascii="Arial" w:eastAsiaTheme="minorEastAsia" w:hAnsi="Arial" w:cs="Arial"/>
              <w:noProof/>
              <w:lang w:eastAsia="es-CO"/>
            </w:rPr>
          </w:pPr>
          <w:hyperlink w:anchor="_Toc467491109" w:history="1">
            <w:r w:rsidR="00237C29" w:rsidRPr="00913F30">
              <w:rPr>
                <w:rStyle w:val="Hyperlink"/>
                <w:rFonts w:ascii="Arial" w:hAnsi="Arial" w:cs="Arial"/>
                <w:noProof/>
              </w:rPr>
              <w:t>Ambientes Básicos</w:t>
            </w:r>
            <w:r w:rsidR="00237C29" w:rsidRPr="00913F30">
              <w:rPr>
                <w:rFonts w:ascii="Arial" w:hAnsi="Arial" w:cs="Arial"/>
                <w:noProof/>
                <w:webHidden/>
              </w:rPr>
              <w:tab/>
            </w:r>
            <w:r w:rsidR="00237C29" w:rsidRPr="00913F30">
              <w:rPr>
                <w:rFonts w:ascii="Arial" w:hAnsi="Arial" w:cs="Arial"/>
                <w:noProof/>
                <w:webHidden/>
              </w:rPr>
              <w:fldChar w:fldCharType="begin"/>
            </w:r>
            <w:r w:rsidR="00237C29" w:rsidRPr="00913F30">
              <w:rPr>
                <w:rFonts w:ascii="Arial" w:hAnsi="Arial" w:cs="Arial"/>
                <w:noProof/>
                <w:webHidden/>
              </w:rPr>
              <w:instrText xml:space="preserve"> PAGEREF _Toc467491109 \h </w:instrText>
            </w:r>
            <w:r w:rsidR="00237C29" w:rsidRPr="00913F30">
              <w:rPr>
                <w:rFonts w:ascii="Arial" w:hAnsi="Arial" w:cs="Arial"/>
                <w:noProof/>
                <w:webHidden/>
              </w:rPr>
            </w:r>
            <w:r w:rsidR="00237C29" w:rsidRPr="00913F30">
              <w:rPr>
                <w:rFonts w:ascii="Arial" w:hAnsi="Arial" w:cs="Arial"/>
                <w:noProof/>
                <w:webHidden/>
              </w:rPr>
              <w:fldChar w:fldCharType="separate"/>
            </w:r>
            <w:r w:rsidR="00237C29" w:rsidRPr="00913F30">
              <w:rPr>
                <w:rFonts w:ascii="Arial" w:hAnsi="Arial" w:cs="Arial"/>
                <w:noProof/>
                <w:webHidden/>
              </w:rPr>
              <w:t>21</w:t>
            </w:r>
            <w:r w:rsidR="00237C29" w:rsidRPr="00913F30">
              <w:rPr>
                <w:rFonts w:ascii="Arial" w:hAnsi="Arial" w:cs="Arial"/>
                <w:noProof/>
                <w:webHidden/>
              </w:rPr>
              <w:fldChar w:fldCharType="end"/>
            </w:r>
          </w:hyperlink>
        </w:p>
        <w:p w:rsidR="00237C29" w:rsidRPr="00913F30" w:rsidRDefault="0004340C">
          <w:pPr>
            <w:pStyle w:val="TOC1"/>
            <w:tabs>
              <w:tab w:val="right" w:leader="dot" w:pos="9350"/>
            </w:tabs>
            <w:rPr>
              <w:rFonts w:ascii="Arial" w:eastAsiaTheme="minorEastAsia" w:hAnsi="Arial" w:cs="Arial"/>
              <w:noProof/>
              <w:lang w:eastAsia="es-CO"/>
            </w:rPr>
          </w:pPr>
          <w:hyperlink w:anchor="_Toc467491110" w:history="1">
            <w:r w:rsidR="00237C29" w:rsidRPr="00913F30">
              <w:rPr>
                <w:rStyle w:val="Hyperlink"/>
                <w:rFonts w:ascii="Arial" w:hAnsi="Arial" w:cs="Arial"/>
                <w:noProof/>
                <w:spacing w:val="-10"/>
                <w:kern w:val="28"/>
              </w:rPr>
              <w:t>Anexo 3</w:t>
            </w:r>
            <w:r w:rsidR="00237C29" w:rsidRPr="00913F30">
              <w:rPr>
                <w:rFonts w:ascii="Arial" w:hAnsi="Arial" w:cs="Arial"/>
                <w:noProof/>
                <w:webHidden/>
              </w:rPr>
              <w:tab/>
            </w:r>
            <w:r w:rsidR="00237C29" w:rsidRPr="00913F30">
              <w:rPr>
                <w:rFonts w:ascii="Arial" w:hAnsi="Arial" w:cs="Arial"/>
                <w:noProof/>
                <w:webHidden/>
              </w:rPr>
              <w:fldChar w:fldCharType="begin"/>
            </w:r>
            <w:r w:rsidR="00237C29" w:rsidRPr="00913F30">
              <w:rPr>
                <w:rFonts w:ascii="Arial" w:hAnsi="Arial" w:cs="Arial"/>
                <w:noProof/>
                <w:webHidden/>
              </w:rPr>
              <w:instrText xml:space="preserve"> PAGEREF _Toc467491110 \h </w:instrText>
            </w:r>
            <w:r w:rsidR="00237C29" w:rsidRPr="00913F30">
              <w:rPr>
                <w:rFonts w:ascii="Arial" w:hAnsi="Arial" w:cs="Arial"/>
                <w:noProof/>
                <w:webHidden/>
              </w:rPr>
            </w:r>
            <w:r w:rsidR="00237C29" w:rsidRPr="00913F30">
              <w:rPr>
                <w:rFonts w:ascii="Arial" w:hAnsi="Arial" w:cs="Arial"/>
                <w:noProof/>
                <w:webHidden/>
              </w:rPr>
              <w:fldChar w:fldCharType="separate"/>
            </w:r>
            <w:r w:rsidR="00237C29" w:rsidRPr="00913F30">
              <w:rPr>
                <w:rFonts w:ascii="Arial" w:hAnsi="Arial" w:cs="Arial"/>
                <w:noProof/>
                <w:webHidden/>
              </w:rPr>
              <w:t>22</w:t>
            </w:r>
            <w:r w:rsidR="00237C29" w:rsidRPr="00913F30">
              <w:rPr>
                <w:rFonts w:ascii="Arial" w:hAnsi="Arial" w:cs="Arial"/>
                <w:noProof/>
                <w:webHidden/>
              </w:rPr>
              <w:fldChar w:fldCharType="end"/>
            </w:r>
          </w:hyperlink>
        </w:p>
        <w:p w:rsidR="00237C29" w:rsidRPr="00913F30" w:rsidRDefault="0004340C">
          <w:pPr>
            <w:pStyle w:val="TOC2"/>
            <w:tabs>
              <w:tab w:val="right" w:leader="dot" w:pos="9350"/>
            </w:tabs>
            <w:rPr>
              <w:rFonts w:ascii="Arial" w:eastAsiaTheme="minorEastAsia" w:hAnsi="Arial" w:cs="Arial"/>
              <w:noProof/>
              <w:lang w:eastAsia="es-CO"/>
            </w:rPr>
          </w:pPr>
          <w:hyperlink w:anchor="_Toc467491111" w:history="1">
            <w:r w:rsidR="00237C29" w:rsidRPr="00913F30">
              <w:rPr>
                <w:rStyle w:val="Hyperlink"/>
                <w:rFonts w:ascii="Arial" w:hAnsi="Arial" w:cs="Arial"/>
                <w:noProof/>
              </w:rPr>
              <w:t>Automatización de Pruebas</w:t>
            </w:r>
            <w:r w:rsidR="00237C29" w:rsidRPr="00913F30">
              <w:rPr>
                <w:rFonts w:ascii="Arial" w:hAnsi="Arial" w:cs="Arial"/>
                <w:noProof/>
                <w:webHidden/>
              </w:rPr>
              <w:tab/>
            </w:r>
            <w:r w:rsidR="00237C29" w:rsidRPr="00913F30">
              <w:rPr>
                <w:rFonts w:ascii="Arial" w:hAnsi="Arial" w:cs="Arial"/>
                <w:noProof/>
                <w:webHidden/>
              </w:rPr>
              <w:fldChar w:fldCharType="begin"/>
            </w:r>
            <w:r w:rsidR="00237C29" w:rsidRPr="00913F30">
              <w:rPr>
                <w:rFonts w:ascii="Arial" w:hAnsi="Arial" w:cs="Arial"/>
                <w:noProof/>
                <w:webHidden/>
              </w:rPr>
              <w:instrText xml:space="preserve"> PAGEREF _Toc467491111 \h </w:instrText>
            </w:r>
            <w:r w:rsidR="00237C29" w:rsidRPr="00913F30">
              <w:rPr>
                <w:rFonts w:ascii="Arial" w:hAnsi="Arial" w:cs="Arial"/>
                <w:noProof/>
                <w:webHidden/>
              </w:rPr>
            </w:r>
            <w:r w:rsidR="00237C29" w:rsidRPr="00913F30">
              <w:rPr>
                <w:rFonts w:ascii="Arial" w:hAnsi="Arial" w:cs="Arial"/>
                <w:noProof/>
                <w:webHidden/>
              </w:rPr>
              <w:fldChar w:fldCharType="separate"/>
            </w:r>
            <w:r w:rsidR="00237C29" w:rsidRPr="00913F30">
              <w:rPr>
                <w:rFonts w:ascii="Arial" w:hAnsi="Arial" w:cs="Arial"/>
                <w:noProof/>
                <w:webHidden/>
              </w:rPr>
              <w:t>22</w:t>
            </w:r>
            <w:r w:rsidR="00237C29" w:rsidRPr="00913F30">
              <w:rPr>
                <w:rFonts w:ascii="Arial" w:hAnsi="Arial" w:cs="Arial"/>
                <w:noProof/>
                <w:webHidden/>
              </w:rPr>
              <w:fldChar w:fldCharType="end"/>
            </w:r>
          </w:hyperlink>
        </w:p>
        <w:p w:rsidR="00237C29" w:rsidRPr="00913F30" w:rsidRDefault="0004340C">
          <w:pPr>
            <w:pStyle w:val="TOC1"/>
            <w:tabs>
              <w:tab w:val="right" w:leader="dot" w:pos="9350"/>
            </w:tabs>
            <w:rPr>
              <w:rFonts w:ascii="Arial" w:eastAsiaTheme="minorEastAsia" w:hAnsi="Arial" w:cs="Arial"/>
              <w:noProof/>
              <w:lang w:eastAsia="es-CO"/>
            </w:rPr>
          </w:pPr>
          <w:hyperlink w:anchor="_Toc467491112" w:history="1">
            <w:r w:rsidR="00237C29" w:rsidRPr="00913F30">
              <w:rPr>
                <w:rStyle w:val="Hyperlink"/>
                <w:rFonts w:ascii="Arial" w:hAnsi="Arial" w:cs="Arial"/>
                <w:noProof/>
                <w:spacing w:val="-10"/>
                <w:kern w:val="28"/>
              </w:rPr>
              <w:t>Anexo 4</w:t>
            </w:r>
            <w:r w:rsidR="00237C29" w:rsidRPr="00913F30">
              <w:rPr>
                <w:rFonts w:ascii="Arial" w:hAnsi="Arial" w:cs="Arial"/>
                <w:noProof/>
                <w:webHidden/>
              </w:rPr>
              <w:tab/>
            </w:r>
            <w:r w:rsidR="00237C29" w:rsidRPr="00913F30">
              <w:rPr>
                <w:rFonts w:ascii="Arial" w:hAnsi="Arial" w:cs="Arial"/>
                <w:noProof/>
                <w:webHidden/>
              </w:rPr>
              <w:fldChar w:fldCharType="begin"/>
            </w:r>
            <w:r w:rsidR="00237C29" w:rsidRPr="00913F30">
              <w:rPr>
                <w:rFonts w:ascii="Arial" w:hAnsi="Arial" w:cs="Arial"/>
                <w:noProof/>
                <w:webHidden/>
              </w:rPr>
              <w:instrText xml:space="preserve"> PAGEREF _Toc467491112 \h </w:instrText>
            </w:r>
            <w:r w:rsidR="00237C29" w:rsidRPr="00913F30">
              <w:rPr>
                <w:rFonts w:ascii="Arial" w:hAnsi="Arial" w:cs="Arial"/>
                <w:noProof/>
                <w:webHidden/>
              </w:rPr>
            </w:r>
            <w:r w:rsidR="00237C29" w:rsidRPr="00913F30">
              <w:rPr>
                <w:rFonts w:ascii="Arial" w:hAnsi="Arial" w:cs="Arial"/>
                <w:noProof/>
                <w:webHidden/>
              </w:rPr>
              <w:fldChar w:fldCharType="separate"/>
            </w:r>
            <w:r w:rsidR="00237C29" w:rsidRPr="00913F30">
              <w:rPr>
                <w:rFonts w:ascii="Arial" w:hAnsi="Arial" w:cs="Arial"/>
                <w:noProof/>
                <w:webHidden/>
              </w:rPr>
              <w:t>23</w:t>
            </w:r>
            <w:r w:rsidR="00237C29" w:rsidRPr="00913F30">
              <w:rPr>
                <w:rFonts w:ascii="Arial" w:hAnsi="Arial" w:cs="Arial"/>
                <w:noProof/>
                <w:webHidden/>
              </w:rPr>
              <w:fldChar w:fldCharType="end"/>
            </w:r>
          </w:hyperlink>
        </w:p>
        <w:p w:rsidR="00237C29" w:rsidRPr="00913F30" w:rsidRDefault="0004340C">
          <w:pPr>
            <w:pStyle w:val="TOC2"/>
            <w:tabs>
              <w:tab w:val="right" w:leader="dot" w:pos="9350"/>
            </w:tabs>
            <w:rPr>
              <w:rFonts w:ascii="Arial" w:eastAsiaTheme="minorEastAsia" w:hAnsi="Arial" w:cs="Arial"/>
              <w:noProof/>
              <w:lang w:eastAsia="es-CO"/>
            </w:rPr>
          </w:pPr>
          <w:hyperlink w:anchor="_Toc467491113" w:history="1">
            <w:r w:rsidR="00237C29" w:rsidRPr="00913F30">
              <w:rPr>
                <w:rStyle w:val="Hyperlink"/>
                <w:rFonts w:ascii="Arial" w:hAnsi="Arial" w:cs="Arial"/>
                <w:noProof/>
              </w:rPr>
              <w:t>Seguridad en Ciclo de Desarrollo</w:t>
            </w:r>
            <w:r w:rsidR="00237C29" w:rsidRPr="00913F30">
              <w:rPr>
                <w:rFonts w:ascii="Arial" w:hAnsi="Arial" w:cs="Arial"/>
                <w:noProof/>
                <w:webHidden/>
              </w:rPr>
              <w:tab/>
            </w:r>
            <w:r w:rsidR="00237C29" w:rsidRPr="00913F30">
              <w:rPr>
                <w:rFonts w:ascii="Arial" w:hAnsi="Arial" w:cs="Arial"/>
                <w:noProof/>
                <w:webHidden/>
              </w:rPr>
              <w:fldChar w:fldCharType="begin"/>
            </w:r>
            <w:r w:rsidR="00237C29" w:rsidRPr="00913F30">
              <w:rPr>
                <w:rFonts w:ascii="Arial" w:hAnsi="Arial" w:cs="Arial"/>
                <w:noProof/>
                <w:webHidden/>
              </w:rPr>
              <w:instrText xml:space="preserve"> PAGEREF _Toc467491113 \h </w:instrText>
            </w:r>
            <w:r w:rsidR="00237C29" w:rsidRPr="00913F30">
              <w:rPr>
                <w:rFonts w:ascii="Arial" w:hAnsi="Arial" w:cs="Arial"/>
                <w:noProof/>
                <w:webHidden/>
              </w:rPr>
            </w:r>
            <w:r w:rsidR="00237C29" w:rsidRPr="00913F30">
              <w:rPr>
                <w:rFonts w:ascii="Arial" w:hAnsi="Arial" w:cs="Arial"/>
                <w:noProof/>
                <w:webHidden/>
              </w:rPr>
              <w:fldChar w:fldCharType="separate"/>
            </w:r>
            <w:r w:rsidR="00237C29" w:rsidRPr="00913F30">
              <w:rPr>
                <w:rFonts w:ascii="Arial" w:hAnsi="Arial" w:cs="Arial"/>
                <w:noProof/>
                <w:webHidden/>
              </w:rPr>
              <w:t>23</w:t>
            </w:r>
            <w:r w:rsidR="00237C29" w:rsidRPr="00913F30">
              <w:rPr>
                <w:rFonts w:ascii="Arial" w:hAnsi="Arial" w:cs="Arial"/>
                <w:noProof/>
                <w:webHidden/>
              </w:rPr>
              <w:fldChar w:fldCharType="end"/>
            </w:r>
          </w:hyperlink>
        </w:p>
        <w:p w:rsidR="00237C29" w:rsidRPr="00913F30" w:rsidRDefault="0004340C">
          <w:pPr>
            <w:pStyle w:val="TOC1"/>
            <w:tabs>
              <w:tab w:val="right" w:leader="dot" w:pos="9350"/>
            </w:tabs>
            <w:rPr>
              <w:rFonts w:ascii="Arial" w:eastAsiaTheme="minorEastAsia" w:hAnsi="Arial" w:cs="Arial"/>
              <w:noProof/>
              <w:lang w:eastAsia="es-CO"/>
            </w:rPr>
          </w:pPr>
          <w:hyperlink w:anchor="_Toc467491114" w:history="1">
            <w:r w:rsidR="00237C29" w:rsidRPr="00913F30">
              <w:rPr>
                <w:rStyle w:val="Hyperlink"/>
                <w:rFonts w:ascii="Arial" w:hAnsi="Arial" w:cs="Arial"/>
                <w:noProof/>
                <w:spacing w:val="-10"/>
                <w:kern w:val="28"/>
              </w:rPr>
              <w:t>Anexo 5</w:t>
            </w:r>
            <w:r w:rsidR="00237C29" w:rsidRPr="00913F30">
              <w:rPr>
                <w:rFonts w:ascii="Arial" w:hAnsi="Arial" w:cs="Arial"/>
                <w:noProof/>
                <w:webHidden/>
              </w:rPr>
              <w:tab/>
            </w:r>
            <w:r w:rsidR="00237C29" w:rsidRPr="00913F30">
              <w:rPr>
                <w:rFonts w:ascii="Arial" w:hAnsi="Arial" w:cs="Arial"/>
                <w:noProof/>
                <w:webHidden/>
              </w:rPr>
              <w:fldChar w:fldCharType="begin"/>
            </w:r>
            <w:r w:rsidR="00237C29" w:rsidRPr="00913F30">
              <w:rPr>
                <w:rFonts w:ascii="Arial" w:hAnsi="Arial" w:cs="Arial"/>
                <w:noProof/>
                <w:webHidden/>
              </w:rPr>
              <w:instrText xml:space="preserve"> PAGEREF _Toc467491114 \h </w:instrText>
            </w:r>
            <w:r w:rsidR="00237C29" w:rsidRPr="00913F30">
              <w:rPr>
                <w:rFonts w:ascii="Arial" w:hAnsi="Arial" w:cs="Arial"/>
                <w:noProof/>
                <w:webHidden/>
              </w:rPr>
            </w:r>
            <w:r w:rsidR="00237C29" w:rsidRPr="00913F30">
              <w:rPr>
                <w:rFonts w:ascii="Arial" w:hAnsi="Arial" w:cs="Arial"/>
                <w:noProof/>
                <w:webHidden/>
              </w:rPr>
              <w:fldChar w:fldCharType="separate"/>
            </w:r>
            <w:r w:rsidR="00237C29" w:rsidRPr="00913F30">
              <w:rPr>
                <w:rFonts w:ascii="Arial" w:hAnsi="Arial" w:cs="Arial"/>
                <w:noProof/>
                <w:webHidden/>
              </w:rPr>
              <w:t>24</w:t>
            </w:r>
            <w:r w:rsidR="00237C29" w:rsidRPr="00913F30">
              <w:rPr>
                <w:rFonts w:ascii="Arial" w:hAnsi="Arial" w:cs="Arial"/>
                <w:noProof/>
                <w:webHidden/>
              </w:rPr>
              <w:fldChar w:fldCharType="end"/>
            </w:r>
          </w:hyperlink>
        </w:p>
        <w:p w:rsidR="00237C29" w:rsidRPr="00913F30" w:rsidRDefault="0004340C">
          <w:pPr>
            <w:pStyle w:val="TOC2"/>
            <w:tabs>
              <w:tab w:val="right" w:leader="dot" w:pos="9350"/>
            </w:tabs>
            <w:rPr>
              <w:rFonts w:ascii="Arial" w:eastAsiaTheme="minorEastAsia" w:hAnsi="Arial" w:cs="Arial"/>
              <w:noProof/>
              <w:lang w:eastAsia="es-CO"/>
            </w:rPr>
          </w:pPr>
          <w:hyperlink w:anchor="_Toc467491115" w:history="1">
            <w:r w:rsidR="00237C29" w:rsidRPr="00913F30">
              <w:rPr>
                <w:rStyle w:val="Hyperlink"/>
                <w:rFonts w:ascii="Arial" w:hAnsi="Arial" w:cs="Arial"/>
                <w:noProof/>
              </w:rPr>
              <w:t>Productos Atlassian</w:t>
            </w:r>
            <w:r w:rsidR="00237C29" w:rsidRPr="00913F30">
              <w:rPr>
                <w:rFonts w:ascii="Arial" w:hAnsi="Arial" w:cs="Arial"/>
                <w:noProof/>
                <w:webHidden/>
              </w:rPr>
              <w:tab/>
            </w:r>
            <w:r w:rsidR="00237C29" w:rsidRPr="00913F30">
              <w:rPr>
                <w:rFonts w:ascii="Arial" w:hAnsi="Arial" w:cs="Arial"/>
                <w:noProof/>
                <w:webHidden/>
              </w:rPr>
              <w:fldChar w:fldCharType="begin"/>
            </w:r>
            <w:r w:rsidR="00237C29" w:rsidRPr="00913F30">
              <w:rPr>
                <w:rFonts w:ascii="Arial" w:hAnsi="Arial" w:cs="Arial"/>
                <w:noProof/>
                <w:webHidden/>
              </w:rPr>
              <w:instrText xml:space="preserve"> PAGEREF _Toc467491115 \h </w:instrText>
            </w:r>
            <w:r w:rsidR="00237C29" w:rsidRPr="00913F30">
              <w:rPr>
                <w:rFonts w:ascii="Arial" w:hAnsi="Arial" w:cs="Arial"/>
                <w:noProof/>
                <w:webHidden/>
              </w:rPr>
            </w:r>
            <w:r w:rsidR="00237C29" w:rsidRPr="00913F30">
              <w:rPr>
                <w:rFonts w:ascii="Arial" w:hAnsi="Arial" w:cs="Arial"/>
                <w:noProof/>
                <w:webHidden/>
              </w:rPr>
              <w:fldChar w:fldCharType="separate"/>
            </w:r>
            <w:r w:rsidR="00237C29" w:rsidRPr="00913F30">
              <w:rPr>
                <w:rFonts w:ascii="Arial" w:hAnsi="Arial" w:cs="Arial"/>
                <w:noProof/>
                <w:webHidden/>
              </w:rPr>
              <w:t>24</w:t>
            </w:r>
            <w:r w:rsidR="00237C29" w:rsidRPr="00913F30">
              <w:rPr>
                <w:rFonts w:ascii="Arial" w:hAnsi="Arial" w:cs="Arial"/>
                <w:noProof/>
                <w:webHidden/>
              </w:rPr>
              <w:fldChar w:fldCharType="end"/>
            </w:r>
          </w:hyperlink>
        </w:p>
        <w:p w:rsidR="00237C29" w:rsidRPr="00913F30" w:rsidRDefault="0004340C">
          <w:pPr>
            <w:pStyle w:val="TOC1"/>
            <w:tabs>
              <w:tab w:val="right" w:leader="dot" w:pos="9350"/>
            </w:tabs>
            <w:rPr>
              <w:rFonts w:ascii="Arial" w:eastAsiaTheme="minorEastAsia" w:hAnsi="Arial" w:cs="Arial"/>
              <w:noProof/>
              <w:lang w:eastAsia="es-CO"/>
            </w:rPr>
          </w:pPr>
          <w:hyperlink w:anchor="_Toc467491116" w:history="1">
            <w:r w:rsidR="00237C29" w:rsidRPr="00913F30">
              <w:rPr>
                <w:rStyle w:val="Hyperlink"/>
                <w:rFonts w:ascii="Arial" w:hAnsi="Arial" w:cs="Arial"/>
                <w:noProof/>
                <w:spacing w:val="-10"/>
                <w:kern w:val="28"/>
              </w:rPr>
              <w:t>Anexo 6</w:t>
            </w:r>
            <w:r w:rsidR="00237C29" w:rsidRPr="00913F30">
              <w:rPr>
                <w:rFonts w:ascii="Arial" w:hAnsi="Arial" w:cs="Arial"/>
                <w:noProof/>
                <w:webHidden/>
              </w:rPr>
              <w:tab/>
            </w:r>
            <w:r w:rsidR="00237C29" w:rsidRPr="00913F30">
              <w:rPr>
                <w:rFonts w:ascii="Arial" w:hAnsi="Arial" w:cs="Arial"/>
                <w:noProof/>
                <w:webHidden/>
              </w:rPr>
              <w:fldChar w:fldCharType="begin"/>
            </w:r>
            <w:r w:rsidR="00237C29" w:rsidRPr="00913F30">
              <w:rPr>
                <w:rFonts w:ascii="Arial" w:hAnsi="Arial" w:cs="Arial"/>
                <w:noProof/>
                <w:webHidden/>
              </w:rPr>
              <w:instrText xml:space="preserve"> PAGEREF _Toc467491116 \h </w:instrText>
            </w:r>
            <w:r w:rsidR="00237C29" w:rsidRPr="00913F30">
              <w:rPr>
                <w:rFonts w:ascii="Arial" w:hAnsi="Arial" w:cs="Arial"/>
                <w:noProof/>
                <w:webHidden/>
              </w:rPr>
            </w:r>
            <w:r w:rsidR="00237C29" w:rsidRPr="00913F30">
              <w:rPr>
                <w:rFonts w:ascii="Arial" w:hAnsi="Arial" w:cs="Arial"/>
                <w:noProof/>
                <w:webHidden/>
              </w:rPr>
              <w:fldChar w:fldCharType="separate"/>
            </w:r>
            <w:r w:rsidR="00237C29" w:rsidRPr="00913F30">
              <w:rPr>
                <w:rFonts w:ascii="Arial" w:hAnsi="Arial" w:cs="Arial"/>
                <w:noProof/>
                <w:webHidden/>
              </w:rPr>
              <w:t>25</w:t>
            </w:r>
            <w:r w:rsidR="00237C29" w:rsidRPr="00913F30">
              <w:rPr>
                <w:rFonts w:ascii="Arial" w:hAnsi="Arial" w:cs="Arial"/>
                <w:noProof/>
                <w:webHidden/>
              </w:rPr>
              <w:fldChar w:fldCharType="end"/>
            </w:r>
          </w:hyperlink>
        </w:p>
        <w:p w:rsidR="00237C29" w:rsidRPr="00913F30" w:rsidRDefault="0004340C">
          <w:pPr>
            <w:pStyle w:val="TOC2"/>
            <w:tabs>
              <w:tab w:val="right" w:leader="dot" w:pos="9350"/>
            </w:tabs>
            <w:rPr>
              <w:rFonts w:ascii="Arial" w:eastAsiaTheme="minorEastAsia" w:hAnsi="Arial" w:cs="Arial"/>
              <w:noProof/>
              <w:lang w:eastAsia="es-CO"/>
            </w:rPr>
          </w:pPr>
          <w:hyperlink w:anchor="_Toc467491117" w:history="1">
            <w:r w:rsidR="00237C29" w:rsidRPr="00913F30">
              <w:rPr>
                <w:rStyle w:val="Hyperlink"/>
                <w:rFonts w:ascii="Arial" w:hAnsi="Arial" w:cs="Arial"/>
                <w:noProof/>
              </w:rPr>
              <w:t>Monitoreo y Performance</w:t>
            </w:r>
            <w:r w:rsidR="00237C29" w:rsidRPr="00913F30">
              <w:rPr>
                <w:rFonts w:ascii="Arial" w:hAnsi="Arial" w:cs="Arial"/>
                <w:noProof/>
                <w:webHidden/>
              </w:rPr>
              <w:tab/>
            </w:r>
            <w:r w:rsidR="00237C29" w:rsidRPr="00913F30">
              <w:rPr>
                <w:rFonts w:ascii="Arial" w:hAnsi="Arial" w:cs="Arial"/>
                <w:noProof/>
                <w:webHidden/>
              </w:rPr>
              <w:fldChar w:fldCharType="begin"/>
            </w:r>
            <w:r w:rsidR="00237C29" w:rsidRPr="00913F30">
              <w:rPr>
                <w:rFonts w:ascii="Arial" w:hAnsi="Arial" w:cs="Arial"/>
                <w:noProof/>
                <w:webHidden/>
              </w:rPr>
              <w:instrText xml:space="preserve"> PAGEREF _Toc467491117 \h </w:instrText>
            </w:r>
            <w:r w:rsidR="00237C29" w:rsidRPr="00913F30">
              <w:rPr>
                <w:rFonts w:ascii="Arial" w:hAnsi="Arial" w:cs="Arial"/>
                <w:noProof/>
                <w:webHidden/>
              </w:rPr>
            </w:r>
            <w:r w:rsidR="00237C29" w:rsidRPr="00913F30">
              <w:rPr>
                <w:rFonts w:ascii="Arial" w:hAnsi="Arial" w:cs="Arial"/>
                <w:noProof/>
                <w:webHidden/>
              </w:rPr>
              <w:fldChar w:fldCharType="separate"/>
            </w:r>
            <w:r w:rsidR="00237C29" w:rsidRPr="00913F30">
              <w:rPr>
                <w:rFonts w:ascii="Arial" w:hAnsi="Arial" w:cs="Arial"/>
                <w:noProof/>
                <w:webHidden/>
              </w:rPr>
              <w:t>25</w:t>
            </w:r>
            <w:r w:rsidR="00237C29" w:rsidRPr="00913F30">
              <w:rPr>
                <w:rFonts w:ascii="Arial" w:hAnsi="Arial" w:cs="Arial"/>
                <w:noProof/>
                <w:webHidden/>
              </w:rPr>
              <w:fldChar w:fldCharType="end"/>
            </w:r>
          </w:hyperlink>
        </w:p>
        <w:p w:rsidR="00B33A4D" w:rsidRPr="00913F30" w:rsidRDefault="00B33A4D" w:rsidP="00B33A4D">
          <w:pPr>
            <w:rPr>
              <w:rFonts w:ascii="Arial" w:hAnsi="Arial" w:cs="Arial"/>
              <w:lang w:val="en-US"/>
            </w:rPr>
          </w:pPr>
          <w:r w:rsidRPr="00913F30">
            <w:rPr>
              <w:rFonts w:ascii="Arial" w:hAnsi="Arial" w:cs="Arial"/>
              <w:b/>
              <w:bCs/>
              <w:noProof/>
            </w:rPr>
            <w:fldChar w:fldCharType="end"/>
          </w:r>
        </w:p>
      </w:sdtContent>
    </w:sdt>
    <w:p w:rsidR="00C53210" w:rsidRPr="00913F30" w:rsidRDefault="00C53210">
      <w:pPr>
        <w:rPr>
          <w:rStyle w:val="TitleChar"/>
          <w:rFonts w:ascii="Arial" w:hAnsi="Arial" w:cs="Arial"/>
          <w:color w:val="2E74B5" w:themeColor="accent1" w:themeShade="BF"/>
        </w:rPr>
      </w:pPr>
      <w:r w:rsidRPr="00913F30">
        <w:rPr>
          <w:rStyle w:val="TitleChar"/>
          <w:rFonts w:ascii="Arial" w:hAnsi="Arial" w:cs="Arial"/>
        </w:rPr>
        <w:br w:type="page"/>
      </w:r>
    </w:p>
    <w:p w:rsidR="00B33A4D" w:rsidRPr="00913F30" w:rsidRDefault="00B33A4D" w:rsidP="00B33A4D">
      <w:pPr>
        <w:pStyle w:val="Heading1"/>
        <w:rPr>
          <w:rFonts w:ascii="Arial" w:hAnsi="Arial" w:cs="Arial"/>
        </w:rPr>
      </w:pPr>
      <w:bookmarkStart w:id="0" w:name="_Toc467491084"/>
      <w:r w:rsidRPr="00913F30">
        <w:rPr>
          <w:rStyle w:val="TitleChar"/>
          <w:rFonts w:ascii="Arial" w:hAnsi="Arial" w:cs="Arial"/>
        </w:rPr>
        <w:lastRenderedPageBreak/>
        <w:t>Introducción</w:t>
      </w:r>
      <w:bookmarkEnd w:id="0"/>
    </w:p>
    <w:p w:rsidR="00B33A4D" w:rsidRPr="00913F30" w:rsidRDefault="00B33A4D" w:rsidP="00B33A4D">
      <w:pPr>
        <w:jc w:val="both"/>
        <w:rPr>
          <w:rFonts w:ascii="Arial" w:hAnsi="Arial" w:cs="Arial"/>
        </w:rPr>
      </w:pPr>
      <w:r w:rsidRPr="00913F30">
        <w:rPr>
          <w:rFonts w:ascii="Arial" w:hAnsi="Arial" w:cs="Arial"/>
        </w:rPr>
        <w:t>El análisis de las herramientas de configuración e integración continua consisten en validar dentro de un pool de herramientas las que más se adaptan al modelo de IC y plantear las mejores alternativas para alinear el proceso de QA-QC transversal dentro de la organización. Para este caso se tuvieron en cuenta herramientas Open Source que se encuentran disponibles en el mercado.</w:t>
      </w:r>
    </w:p>
    <w:p w:rsidR="00B33A4D" w:rsidRPr="00913F30" w:rsidRDefault="00B33A4D" w:rsidP="00B33A4D">
      <w:pPr>
        <w:pStyle w:val="Heading1"/>
        <w:rPr>
          <w:rStyle w:val="TitleChar"/>
          <w:rFonts w:ascii="Arial" w:hAnsi="Arial" w:cs="Arial"/>
        </w:rPr>
      </w:pPr>
      <w:bookmarkStart w:id="1" w:name="_Toc467491085"/>
      <w:r w:rsidRPr="00913F30">
        <w:rPr>
          <w:rStyle w:val="TitleChar"/>
          <w:rFonts w:ascii="Arial" w:hAnsi="Arial" w:cs="Arial"/>
        </w:rPr>
        <w:t>Objetivo</w:t>
      </w:r>
      <w:bookmarkEnd w:id="1"/>
    </w:p>
    <w:p w:rsidR="00B33A4D" w:rsidRPr="00913F30" w:rsidRDefault="00B33A4D" w:rsidP="00A321EC">
      <w:pPr>
        <w:jc w:val="both"/>
        <w:rPr>
          <w:rFonts w:ascii="Arial" w:hAnsi="Arial" w:cs="Arial"/>
        </w:rPr>
      </w:pPr>
      <w:r w:rsidRPr="00913F30">
        <w:rPr>
          <w:rFonts w:ascii="Arial" w:hAnsi="Arial" w:cs="Arial"/>
        </w:rPr>
        <w:t>Brindar a la organización visibilidad de las herramientas disponibles y distribución de cada una de ellas en el proceso de implementación de integración continua.</w:t>
      </w:r>
    </w:p>
    <w:p w:rsidR="00B33A4D" w:rsidRPr="00913F30" w:rsidRDefault="00B33A4D" w:rsidP="00B33A4D">
      <w:pPr>
        <w:pStyle w:val="Heading1"/>
        <w:rPr>
          <w:rStyle w:val="TitleChar"/>
          <w:rFonts w:ascii="Arial" w:hAnsi="Arial" w:cs="Arial"/>
        </w:rPr>
      </w:pPr>
      <w:bookmarkStart w:id="2" w:name="_Toc467491086"/>
      <w:r w:rsidRPr="00913F30">
        <w:rPr>
          <w:rStyle w:val="TitleChar"/>
          <w:rFonts w:ascii="Arial" w:hAnsi="Arial" w:cs="Arial"/>
        </w:rPr>
        <w:t>Alcance</w:t>
      </w:r>
      <w:bookmarkEnd w:id="2"/>
    </w:p>
    <w:p w:rsidR="00B33A4D" w:rsidRPr="00913F30" w:rsidRDefault="00B33A4D" w:rsidP="00B33A4D">
      <w:pPr>
        <w:jc w:val="both"/>
        <w:rPr>
          <w:rFonts w:ascii="Arial" w:hAnsi="Arial" w:cs="Arial"/>
        </w:rPr>
      </w:pPr>
      <w:r w:rsidRPr="00913F30">
        <w:rPr>
          <w:rFonts w:ascii="Arial" w:hAnsi="Arial" w:cs="Arial"/>
        </w:rPr>
        <w:t>Análisis de herramientas para gestión de configuración e integración continua.</w:t>
      </w:r>
    </w:p>
    <w:p w:rsidR="00B33A4D" w:rsidRPr="00913F30" w:rsidRDefault="00B33A4D" w:rsidP="00B33A4D">
      <w:pPr>
        <w:pStyle w:val="Heading1"/>
        <w:rPr>
          <w:rStyle w:val="TitleChar"/>
          <w:rFonts w:ascii="Arial" w:hAnsi="Arial" w:cs="Arial"/>
        </w:rPr>
      </w:pPr>
      <w:bookmarkStart w:id="3" w:name="_Toc467491087"/>
      <w:r w:rsidRPr="00913F30">
        <w:rPr>
          <w:rStyle w:val="TitleChar"/>
          <w:rFonts w:ascii="Arial" w:hAnsi="Arial" w:cs="Arial"/>
        </w:rPr>
        <w:t>Definiciones y Abreviaciones</w:t>
      </w:r>
      <w:bookmarkEnd w:id="3"/>
    </w:p>
    <w:p w:rsidR="00B33A4D" w:rsidRPr="00913F30" w:rsidRDefault="00B33A4D" w:rsidP="00B33A4D">
      <w:pPr>
        <w:jc w:val="both"/>
        <w:rPr>
          <w:rFonts w:ascii="Arial" w:hAnsi="Arial" w:cs="Arial"/>
        </w:rPr>
      </w:pPr>
    </w:p>
    <w:p w:rsidR="00B33A4D" w:rsidRPr="00913F30" w:rsidRDefault="00B33A4D" w:rsidP="00B33A4D">
      <w:pPr>
        <w:pStyle w:val="ListParagraph"/>
        <w:numPr>
          <w:ilvl w:val="0"/>
          <w:numId w:val="17"/>
        </w:numPr>
        <w:jc w:val="both"/>
        <w:rPr>
          <w:rFonts w:ascii="Arial" w:hAnsi="Arial" w:cs="Arial"/>
        </w:rPr>
      </w:pPr>
      <w:r w:rsidRPr="00913F30">
        <w:rPr>
          <w:rFonts w:ascii="Arial" w:hAnsi="Arial" w:cs="Arial"/>
        </w:rPr>
        <w:t>IC: Integración Continua.</w:t>
      </w:r>
    </w:p>
    <w:p w:rsidR="00B33A4D" w:rsidRPr="00913F30" w:rsidRDefault="00B33A4D" w:rsidP="00B33A4D">
      <w:pPr>
        <w:pStyle w:val="ListParagraph"/>
        <w:numPr>
          <w:ilvl w:val="0"/>
          <w:numId w:val="17"/>
        </w:numPr>
        <w:jc w:val="both"/>
        <w:rPr>
          <w:rFonts w:ascii="Arial" w:hAnsi="Arial" w:cs="Arial"/>
        </w:rPr>
      </w:pPr>
      <w:r w:rsidRPr="00913F30">
        <w:rPr>
          <w:rFonts w:ascii="Arial" w:hAnsi="Arial" w:cs="Arial"/>
        </w:rPr>
        <w:t>Pipelines:</w:t>
      </w:r>
      <w:r w:rsidR="005C6170" w:rsidRPr="00913F30">
        <w:rPr>
          <w:rFonts w:ascii="Arial" w:hAnsi="Arial" w:cs="Arial"/>
        </w:rPr>
        <w:t xml:space="preserve"> conjunto de elementos de procesamiento de datos conectados en serie, donde la salida de un elemento es la entrada de la siguiente.</w:t>
      </w:r>
    </w:p>
    <w:p w:rsidR="00B33A4D" w:rsidRPr="00913F30" w:rsidRDefault="00B33A4D" w:rsidP="00B33A4D">
      <w:pPr>
        <w:pStyle w:val="ListParagraph"/>
        <w:numPr>
          <w:ilvl w:val="0"/>
          <w:numId w:val="17"/>
        </w:numPr>
        <w:jc w:val="both"/>
        <w:rPr>
          <w:rFonts w:ascii="Arial" w:hAnsi="Arial" w:cs="Arial"/>
        </w:rPr>
      </w:pPr>
      <w:r w:rsidRPr="00913F30">
        <w:rPr>
          <w:rFonts w:ascii="Arial" w:hAnsi="Arial" w:cs="Arial"/>
        </w:rPr>
        <w:t>Ambiente: Entorno de trabajo dónde se instala una aplicación o versión.</w:t>
      </w:r>
    </w:p>
    <w:p w:rsidR="00B33A4D" w:rsidRPr="00913F30" w:rsidRDefault="00B33A4D" w:rsidP="00B33A4D">
      <w:pPr>
        <w:pStyle w:val="ListParagraph"/>
        <w:numPr>
          <w:ilvl w:val="0"/>
          <w:numId w:val="17"/>
        </w:numPr>
        <w:jc w:val="both"/>
        <w:rPr>
          <w:rFonts w:ascii="Arial" w:hAnsi="Arial" w:cs="Arial"/>
        </w:rPr>
      </w:pPr>
      <w:r w:rsidRPr="00913F30">
        <w:rPr>
          <w:rFonts w:ascii="Arial" w:hAnsi="Arial" w:cs="Arial"/>
        </w:rPr>
        <w:t>Ambiente de desarrollo: Entorno de trabajo donde se realiza la construcción de los sistemas informáticos del</w:t>
      </w:r>
    </w:p>
    <w:p w:rsidR="00B33A4D" w:rsidRPr="00913F30" w:rsidRDefault="00B33A4D" w:rsidP="00B33A4D">
      <w:pPr>
        <w:pStyle w:val="ListParagraph"/>
        <w:numPr>
          <w:ilvl w:val="0"/>
          <w:numId w:val="17"/>
        </w:numPr>
        <w:jc w:val="both"/>
        <w:rPr>
          <w:rFonts w:ascii="Arial" w:hAnsi="Arial" w:cs="Arial"/>
        </w:rPr>
      </w:pPr>
      <w:r w:rsidRPr="00913F30">
        <w:rPr>
          <w:rFonts w:ascii="Arial" w:hAnsi="Arial" w:cs="Arial"/>
        </w:rPr>
        <w:t>Ambiente de testing: Entorno de trabajo donde se realiza las pruebas de los sistemas informáticos</w:t>
      </w:r>
    </w:p>
    <w:p w:rsidR="00B33A4D" w:rsidRPr="00913F30" w:rsidRDefault="00B33A4D" w:rsidP="00B33A4D">
      <w:pPr>
        <w:pStyle w:val="ListParagraph"/>
        <w:numPr>
          <w:ilvl w:val="0"/>
          <w:numId w:val="17"/>
        </w:numPr>
        <w:jc w:val="both"/>
        <w:rPr>
          <w:rFonts w:ascii="Arial" w:hAnsi="Arial" w:cs="Arial"/>
        </w:rPr>
      </w:pPr>
      <w:r w:rsidRPr="00913F30">
        <w:rPr>
          <w:rFonts w:ascii="Arial" w:hAnsi="Arial" w:cs="Arial"/>
        </w:rPr>
        <w:t xml:space="preserve">Ambiente de producción: Entorno de trabajo que presta servicios para la operación y funcionamiento de las aplicaciones. </w:t>
      </w:r>
    </w:p>
    <w:p w:rsidR="00B33A4D" w:rsidRPr="00913F30" w:rsidRDefault="00B33A4D" w:rsidP="00B33A4D">
      <w:pPr>
        <w:pStyle w:val="ListParagraph"/>
        <w:numPr>
          <w:ilvl w:val="0"/>
          <w:numId w:val="17"/>
        </w:numPr>
        <w:jc w:val="both"/>
        <w:rPr>
          <w:rFonts w:ascii="Arial" w:hAnsi="Arial" w:cs="Arial"/>
          <w:lang w:val="en-US"/>
        </w:rPr>
      </w:pPr>
      <w:r w:rsidRPr="00913F30">
        <w:rPr>
          <w:rFonts w:ascii="Arial" w:hAnsi="Arial" w:cs="Arial"/>
          <w:lang w:val="en-US"/>
        </w:rPr>
        <w:t xml:space="preserve">DEVOPS: development (desarrollo) </w:t>
      </w:r>
      <w:r w:rsidR="00B00440" w:rsidRPr="00913F30">
        <w:rPr>
          <w:rFonts w:ascii="Arial" w:hAnsi="Arial" w:cs="Arial"/>
          <w:lang w:val="en-US"/>
        </w:rPr>
        <w:t>and</w:t>
      </w:r>
      <w:r w:rsidRPr="00913F30">
        <w:rPr>
          <w:rFonts w:ascii="Arial" w:hAnsi="Arial" w:cs="Arial"/>
          <w:lang w:val="en-US"/>
        </w:rPr>
        <w:t xml:space="preserve"> operations (operaciones)</w:t>
      </w:r>
    </w:p>
    <w:p w:rsidR="00B33A4D" w:rsidRPr="00913F30" w:rsidRDefault="00B33A4D" w:rsidP="00B33A4D">
      <w:pPr>
        <w:pStyle w:val="ListParagraph"/>
        <w:numPr>
          <w:ilvl w:val="0"/>
          <w:numId w:val="17"/>
        </w:numPr>
        <w:jc w:val="both"/>
        <w:rPr>
          <w:rFonts w:ascii="Arial" w:hAnsi="Arial" w:cs="Arial"/>
        </w:rPr>
      </w:pPr>
      <w:r w:rsidRPr="00913F30">
        <w:rPr>
          <w:rFonts w:ascii="Arial" w:hAnsi="Arial" w:cs="Arial"/>
        </w:rPr>
        <w:t>Open Source:</w:t>
      </w:r>
      <w:r w:rsidR="005C6170" w:rsidRPr="00913F30">
        <w:rPr>
          <w:rFonts w:ascii="Arial" w:hAnsi="Arial" w:cs="Arial"/>
        </w:rPr>
        <w:t xml:space="preserve"> Término con el que se conoce al software distribuido y desarrollado libremente</w:t>
      </w:r>
    </w:p>
    <w:p w:rsidR="00B33A4D" w:rsidRPr="00913F30" w:rsidRDefault="00B33A4D" w:rsidP="00B33A4D">
      <w:pPr>
        <w:pStyle w:val="ListParagraph"/>
        <w:numPr>
          <w:ilvl w:val="0"/>
          <w:numId w:val="17"/>
        </w:numPr>
        <w:jc w:val="both"/>
        <w:rPr>
          <w:rFonts w:ascii="Arial" w:hAnsi="Arial" w:cs="Arial"/>
          <w:lang w:val="en-US"/>
        </w:rPr>
      </w:pPr>
      <w:r w:rsidRPr="00913F30">
        <w:rPr>
          <w:rFonts w:ascii="Arial" w:hAnsi="Arial" w:cs="Arial"/>
          <w:lang w:val="en-US"/>
        </w:rPr>
        <w:t>QA:  Quality Assurance</w:t>
      </w:r>
    </w:p>
    <w:p w:rsidR="00B33A4D" w:rsidRPr="00913F30" w:rsidRDefault="00B33A4D" w:rsidP="00B33A4D">
      <w:pPr>
        <w:pStyle w:val="ListParagraph"/>
        <w:numPr>
          <w:ilvl w:val="0"/>
          <w:numId w:val="17"/>
        </w:numPr>
        <w:jc w:val="both"/>
        <w:rPr>
          <w:rFonts w:ascii="Arial" w:hAnsi="Arial" w:cs="Arial"/>
          <w:lang w:val="en-US"/>
        </w:rPr>
      </w:pPr>
      <w:r w:rsidRPr="00913F30">
        <w:rPr>
          <w:rFonts w:ascii="Arial" w:hAnsi="Arial" w:cs="Arial"/>
          <w:lang w:val="en-US"/>
        </w:rPr>
        <w:t>QC: Quality Control</w:t>
      </w:r>
    </w:p>
    <w:p w:rsidR="00B33A4D" w:rsidRPr="00913F30" w:rsidRDefault="00B33A4D" w:rsidP="00B33A4D">
      <w:pPr>
        <w:rPr>
          <w:rFonts w:ascii="Arial" w:hAnsi="Arial" w:cs="Arial"/>
          <w:lang w:val="en-US"/>
        </w:rPr>
      </w:pPr>
      <w:r w:rsidRPr="00913F30">
        <w:rPr>
          <w:rFonts w:ascii="Arial" w:hAnsi="Arial" w:cs="Arial"/>
          <w:lang w:val="en-US"/>
        </w:rPr>
        <w:br w:type="page"/>
      </w:r>
    </w:p>
    <w:p w:rsidR="00B33A4D" w:rsidRPr="00913F30" w:rsidRDefault="00B33A4D" w:rsidP="00B33A4D">
      <w:pPr>
        <w:pStyle w:val="Heading1"/>
        <w:rPr>
          <w:rStyle w:val="TitleChar"/>
          <w:rFonts w:ascii="Arial" w:hAnsi="Arial" w:cs="Arial"/>
        </w:rPr>
      </w:pPr>
      <w:bookmarkStart w:id="4" w:name="_Toc467491088"/>
      <w:r w:rsidRPr="00913F30">
        <w:rPr>
          <w:rStyle w:val="TitleChar"/>
          <w:rFonts w:ascii="Arial" w:hAnsi="Arial" w:cs="Arial"/>
        </w:rPr>
        <w:lastRenderedPageBreak/>
        <w:t>Puntos claves del Análisis</w:t>
      </w:r>
      <w:bookmarkEnd w:id="4"/>
    </w:p>
    <w:p w:rsidR="00B33A4D" w:rsidRPr="00913F30" w:rsidRDefault="00B33A4D" w:rsidP="00B33A4D">
      <w:pPr>
        <w:jc w:val="both"/>
        <w:rPr>
          <w:rFonts w:ascii="Arial" w:hAnsi="Arial" w:cs="Arial"/>
        </w:rPr>
      </w:pPr>
      <w:r w:rsidRPr="00913F30">
        <w:rPr>
          <w:rFonts w:ascii="Arial" w:hAnsi="Arial" w:cs="Arial"/>
        </w:rPr>
        <w:t>El análisis de las herramientas permitirá a la organización poder cubrir aspectos importantes en el proceso de desarrollo, pruebas y puesta en producción los cuales deben estar orientados a un proceso evolutivo llamado integración continua.</w:t>
      </w:r>
    </w:p>
    <w:p w:rsidR="00B33A4D" w:rsidRPr="00913F30" w:rsidRDefault="00B33A4D" w:rsidP="00B33A4D">
      <w:pPr>
        <w:rPr>
          <w:rFonts w:ascii="Arial" w:hAnsi="Arial" w:cs="Arial"/>
        </w:rPr>
      </w:pPr>
      <w:r w:rsidRPr="00913F30">
        <w:rPr>
          <w:rFonts w:ascii="Arial" w:hAnsi="Arial" w:cs="Arial"/>
        </w:rPr>
        <w:t>Al aplicar el proceso integración continua los sistemas deben enfocarse en llegar absorber los siguientes conceptos:</w:t>
      </w:r>
    </w:p>
    <w:p w:rsidR="00B33A4D" w:rsidRPr="00913F30" w:rsidRDefault="00B33A4D" w:rsidP="00B33A4D">
      <w:pPr>
        <w:pStyle w:val="ListParagraph"/>
        <w:numPr>
          <w:ilvl w:val="0"/>
          <w:numId w:val="9"/>
        </w:numPr>
        <w:rPr>
          <w:rFonts w:ascii="Arial" w:hAnsi="Arial" w:cs="Arial"/>
        </w:rPr>
      </w:pPr>
      <w:r w:rsidRPr="00913F30">
        <w:rPr>
          <w:rFonts w:ascii="Arial" w:hAnsi="Arial" w:cs="Arial"/>
        </w:rPr>
        <w:t>Integrado: Todos los cambios hasta el momento de la ejecución son combinados en el proyecto.</w:t>
      </w:r>
    </w:p>
    <w:p w:rsidR="00B33A4D" w:rsidRPr="00913F30" w:rsidRDefault="00B33A4D" w:rsidP="00B33A4D">
      <w:pPr>
        <w:pStyle w:val="ListParagraph"/>
        <w:numPr>
          <w:ilvl w:val="0"/>
          <w:numId w:val="9"/>
        </w:numPr>
        <w:rPr>
          <w:rFonts w:ascii="Arial" w:hAnsi="Arial" w:cs="Arial"/>
        </w:rPr>
      </w:pPr>
      <w:r w:rsidRPr="00913F30">
        <w:rPr>
          <w:rFonts w:ascii="Arial" w:hAnsi="Arial" w:cs="Arial"/>
        </w:rPr>
        <w:t>Construido: El código es compilado y se genera un ejecutable o un paquete.</w:t>
      </w:r>
    </w:p>
    <w:p w:rsidR="00B33A4D" w:rsidRPr="00913F30" w:rsidRDefault="00B33A4D" w:rsidP="00B33A4D">
      <w:pPr>
        <w:pStyle w:val="ListParagraph"/>
        <w:numPr>
          <w:ilvl w:val="0"/>
          <w:numId w:val="9"/>
        </w:numPr>
        <w:rPr>
          <w:rFonts w:ascii="Arial" w:hAnsi="Arial" w:cs="Arial"/>
        </w:rPr>
      </w:pPr>
      <w:r w:rsidRPr="00913F30">
        <w:rPr>
          <w:rFonts w:ascii="Arial" w:hAnsi="Arial" w:cs="Arial"/>
        </w:rPr>
        <w:t>Probado: El plan de pruebas es ejecutado y medido.</w:t>
      </w:r>
      <w:ins w:id="5" w:author="Jaime Alberto Martinez Velasco" w:date="2016-10-05T15:26:00Z">
        <w:r w:rsidRPr="00913F30">
          <w:rPr>
            <w:rFonts w:ascii="Arial" w:hAnsi="Arial" w:cs="Arial"/>
          </w:rPr>
          <w:t xml:space="preserve"> </w:t>
        </w:r>
      </w:ins>
    </w:p>
    <w:p w:rsidR="00B33A4D" w:rsidRPr="00913F30" w:rsidRDefault="00B33A4D" w:rsidP="00B33A4D">
      <w:pPr>
        <w:pStyle w:val="ListParagraph"/>
        <w:numPr>
          <w:ilvl w:val="0"/>
          <w:numId w:val="9"/>
        </w:numPr>
        <w:rPr>
          <w:rFonts w:ascii="Arial" w:hAnsi="Arial" w:cs="Arial"/>
        </w:rPr>
      </w:pPr>
      <w:r w:rsidRPr="00913F30">
        <w:rPr>
          <w:rFonts w:ascii="Arial" w:hAnsi="Arial" w:cs="Arial"/>
        </w:rPr>
        <w:t>Archivado: Versionados y almacenados de modo que pueden ser distribuidos si se desea.</w:t>
      </w:r>
    </w:p>
    <w:p w:rsidR="00B33A4D" w:rsidRPr="00913F30" w:rsidRDefault="00B33A4D" w:rsidP="00B33A4D">
      <w:pPr>
        <w:pStyle w:val="ListParagraph"/>
        <w:numPr>
          <w:ilvl w:val="0"/>
          <w:numId w:val="9"/>
        </w:numPr>
        <w:rPr>
          <w:rFonts w:ascii="Arial" w:hAnsi="Arial" w:cs="Arial"/>
        </w:rPr>
      </w:pPr>
      <w:r w:rsidRPr="00913F30">
        <w:rPr>
          <w:rFonts w:ascii="Arial" w:hAnsi="Arial" w:cs="Arial"/>
        </w:rPr>
        <w:t xml:space="preserve">Desplegado: Cargados en un ambiente donde los desarrolladores, testet, operaciones y PM’s puedan interactuar con el sistema y en los diferentes ambientes </w:t>
      </w:r>
      <w:hyperlink w:anchor="_Anexo_2" w:history="1">
        <w:r w:rsidRPr="00913F30">
          <w:rPr>
            <w:rStyle w:val="Hyperlink"/>
            <w:rFonts w:ascii="Arial" w:hAnsi="Arial" w:cs="Arial"/>
          </w:rPr>
          <w:t>ver anexo 2</w:t>
        </w:r>
      </w:hyperlink>
      <w:r w:rsidRPr="00913F30">
        <w:rPr>
          <w:rFonts w:ascii="Arial" w:hAnsi="Arial" w:cs="Arial"/>
        </w:rPr>
        <w:t xml:space="preserve"> </w:t>
      </w:r>
    </w:p>
    <w:p w:rsidR="00B33A4D" w:rsidRPr="00913F30" w:rsidRDefault="00B33A4D" w:rsidP="00B33A4D">
      <w:pPr>
        <w:pStyle w:val="ListParagraph"/>
        <w:rPr>
          <w:rFonts w:ascii="Arial" w:hAnsi="Arial" w:cs="Arial"/>
        </w:rPr>
      </w:pPr>
      <w:r w:rsidRPr="00913F30">
        <w:rPr>
          <w:rFonts w:ascii="Arial" w:hAnsi="Arial" w:cs="Arial"/>
        </w:rPr>
        <w:t>.</w:t>
      </w:r>
    </w:p>
    <w:p w:rsidR="00B33A4D" w:rsidRPr="00913F30" w:rsidRDefault="00B33A4D" w:rsidP="00B33A4D">
      <w:pPr>
        <w:pStyle w:val="Heading1"/>
        <w:rPr>
          <w:rStyle w:val="TitleChar"/>
          <w:rFonts w:ascii="Arial" w:hAnsi="Arial" w:cs="Arial"/>
        </w:rPr>
      </w:pPr>
      <w:bookmarkStart w:id="6" w:name="_Toc467491089"/>
      <w:r w:rsidRPr="00913F30">
        <w:rPr>
          <w:rStyle w:val="TitleChar"/>
          <w:rFonts w:ascii="Arial" w:hAnsi="Arial" w:cs="Arial"/>
        </w:rPr>
        <w:t>Practicas Recomendadas</w:t>
      </w:r>
      <w:bookmarkEnd w:id="6"/>
    </w:p>
    <w:p w:rsidR="00B33A4D" w:rsidRPr="00913F30" w:rsidRDefault="00B33A4D" w:rsidP="00B33A4D">
      <w:pPr>
        <w:jc w:val="both"/>
        <w:rPr>
          <w:rFonts w:ascii="Arial" w:hAnsi="Arial" w:cs="Arial"/>
        </w:rPr>
      </w:pPr>
      <w:r w:rsidRPr="00913F30">
        <w:rPr>
          <w:rFonts w:ascii="Arial" w:hAnsi="Arial" w:cs="Arial"/>
        </w:rPr>
        <w:t>Para ejecutar con éxito el proceso de integración continua se recomienda tener en cuenta las siguientes prácticas:</w:t>
      </w:r>
    </w:p>
    <w:p w:rsidR="00B33A4D" w:rsidRPr="00913F30" w:rsidRDefault="00B33A4D" w:rsidP="00B00440">
      <w:pPr>
        <w:pStyle w:val="ListParagraph"/>
        <w:numPr>
          <w:ilvl w:val="0"/>
          <w:numId w:val="11"/>
        </w:numPr>
        <w:shd w:val="clear" w:color="auto" w:fill="FFFFFF"/>
        <w:spacing w:after="0" w:line="240" w:lineRule="auto"/>
        <w:jc w:val="both"/>
        <w:textAlignment w:val="baseline"/>
        <w:rPr>
          <w:rFonts w:ascii="Arial" w:hAnsi="Arial" w:cs="Arial"/>
          <w:color w:val="000000" w:themeColor="text1"/>
        </w:rPr>
      </w:pPr>
      <w:r w:rsidRPr="00913F30">
        <w:rPr>
          <w:rStyle w:val="Strong"/>
          <w:rFonts w:ascii="Arial" w:hAnsi="Arial" w:cs="Arial"/>
          <w:color w:val="000000" w:themeColor="text1"/>
          <w:bdr w:val="none" w:sz="0" w:space="0" w:color="auto" w:frame="1"/>
        </w:rPr>
        <w:t xml:space="preserve">Mantener el código en un repositorio: </w:t>
      </w:r>
      <w:r w:rsidRPr="00913F30">
        <w:rPr>
          <w:rFonts w:ascii="Arial" w:hAnsi="Arial" w:cs="Arial"/>
          <w:color w:val="000000" w:themeColor="text1"/>
        </w:rPr>
        <w:t>Esta práctica recomienda el uso de un controlador de versiones, todos los artefactos requeridos para la compilación deben encontrarse en el repositorio seleccionado y validado por las áreas involucradas.</w:t>
      </w:r>
    </w:p>
    <w:p w:rsidR="00B33A4D" w:rsidRPr="00913F30" w:rsidRDefault="00B33A4D" w:rsidP="00B00440">
      <w:pPr>
        <w:pStyle w:val="ListParagraph"/>
        <w:shd w:val="clear" w:color="auto" w:fill="FFFFFF"/>
        <w:spacing w:after="0" w:line="240" w:lineRule="auto"/>
        <w:jc w:val="both"/>
        <w:textAlignment w:val="baseline"/>
        <w:rPr>
          <w:rFonts w:ascii="Arial" w:hAnsi="Arial" w:cs="Arial"/>
          <w:color w:val="000000" w:themeColor="text1"/>
        </w:rPr>
      </w:pPr>
    </w:p>
    <w:p w:rsidR="00B33A4D" w:rsidRPr="00913F30" w:rsidRDefault="00B33A4D" w:rsidP="00B00440">
      <w:pPr>
        <w:pStyle w:val="ListParagraph"/>
        <w:numPr>
          <w:ilvl w:val="0"/>
          <w:numId w:val="11"/>
        </w:numPr>
        <w:shd w:val="clear" w:color="auto" w:fill="FFFFFF"/>
        <w:spacing w:after="0" w:line="240" w:lineRule="auto"/>
        <w:jc w:val="both"/>
        <w:textAlignment w:val="baseline"/>
        <w:rPr>
          <w:rFonts w:ascii="Arial" w:hAnsi="Arial" w:cs="Arial"/>
          <w:color w:val="000000" w:themeColor="text1"/>
        </w:rPr>
      </w:pPr>
      <w:r w:rsidRPr="00913F30">
        <w:rPr>
          <w:rStyle w:val="Strong"/>
          <w:rFonts w:ascii="Arial" w:hAnsi="Arial" w:cs="Arial"/>
          <w:color w:val="000000" w:themeColor="text1"/>
          <w:bdr w:val="none" w:sz="0" w:space="0" w:color="auto" w:frame="1"/>
        </w:rPr>
        <w:t xml:space="preserve">Automatizar las compilaciones: </w:t>
      </w:r>
      <w:r w:rsidRPr="00913F30">
        <w:rPr>
          <w:rFonts w:ascii="Arial" w:hAnsi="Arial" w:cs="Arial"/>
          <w:color w:val="000000" w:themeColor="text1"/>
        </w:rPr>
        <w:t>Indica que un simple comando tiene la capacidad de construir o compilar el sistema.</w:t>
      </w:r>
    </w:p>
    <w:p w:rsidR="00B33A4D" w:rsidRPr="00913F30" w:rsidRDefault="00B33A4D" w:rsidP="00B00440">
      <w:pPr>
        <w:shd w:val="clear" w:color="auto" w:fill="FFFFFF"/>
        <w:spacing w:after="0" w:line="240" w:lineRule="auto"/>
        <w:jc w:val="both"/>
        <w:textAlignment w:val="baseline"/>
        <w:rPr>
          <w:rFonts w:ascii="Arial" w:hAnsi="Arial" w:cs="Arial"/>
          <w:color w:val="000000" w:themeColor="text1"/>
        </w:rPr>
      </w:pPr>
    </w:p>
    <w:p w:rsidR="00B33A4D" w:rsidRPr="00913F30" w:rsidRDefault="00B33A4D" w:rsidP="00B00440">
      <w:pPr>
        <w:pStyle w:val="ListParagraph"/>
        <w:numPr>
          <w:ilvl w:val="0"/>
          <w:numId w:val="11"/>
        </w:numPr>
        <w:shd w:val="clear" w:color="auto" w:fill="FFFFFF"/>
        <w:spacing w:after="0" w:line="240" w:lineRule="auto"/>
        <w:jc w:val="both"/>
        <w:textAlignment w:val="baseline"/>
        <w:rPr>
          <w:rFonts w:ascii="Arial" w:hAnsi="Arial" w:cs="Arial"/>
          <w:color w:val="000000" w:themeColor="text1"/>
        </w:rPr>
      </w:pPr>
      <w:r w:rsidRPr="00913F30">
        <w:rPr>
          <w:rStyle w:val="Strong"/>
          <w:rFonts w:ascii="Arial" w:hAnsi="Arial" w:cs="Arial"/>
          <w:color w:val="000000" w:themeColor="text1"/>
          <w:bdr w:val="none" w:sz="0" w:space="0" w:color="auto" w:frame="1"/>
        </w:rPr>
        <w:t xml:space="preserve">Automatizar las pruebas: </w:t>
      </w:r>
      <w:r w:rsidRPr="00913F30">
        <w:rPr>
          <w:rFonts w:ascii="Arial" w:hAnsi="Arial" w:cs="Arial"/>
          <w:color w:val="000000" w:themeColor="text1"/>
        </w:rPr>
        <w:t>Luego de que el código es compilado se deben ejecutar todos los test para validar que el sistema se comporta como esperaban los desarrolladores, la automatización de pruebas depende de las medidas o históricos que se tengan en cada uno los procesos de pruebas anteriores, con esto se quiere aclarar que no todas las pruebas pueden ser automatizadas.</w:t>
      </w:r>
      <w:r w:rsidR="008769D8" w:rsidRPr="00913F30">
        <w:rPr>
          <w:rFonts w:ascii="Arial" w:hAnsi="Arial" w:cs="Arial"/>
          <w:color w:val="000000" w:themeColor="text1"/>
        </w:rPr>
        <w:t xml:space="preserve"> </w:t>
      </w:r>
      <w:hyperlink w:anchor="_Anexo_3" w:history="1">
        <w:r w:rsidR="008019C7" w:rsidRPr="00913F30">
          <w:rPr>
            <w:rStyle w:val="Hyperlink"/>
            <w:rFonts w:ascii="Arial" w:hAnsi="Arial" w:cs="Arial"/>
          </w:rPr>
          <w:t>ver anexo 3</w:t>
        </w:r>
      </w:hyperlink>
    </w:p>
    <w:p w:rsidR="00B33A4D" w:rsidRPr="00913F30" w:rsidRDefault="00B33A4D" w:rsidP="00B00440">
      <w:pPr>
        <w:shd w:val="clear" w:color="auto" w:fill="FFFFFF"/>
        <w:spacing w:after="0" w:line="240" w:lineRule="auto"/>
        <w:jc w:val="both"/>
        <w:textAlignment w:val="baseline"/>
        <w:rPr>
          <w:rFonts w:ascii="Arial" w:hAnsi="Arial" w:cs="Arial"/>
          <w:color w:val="000000" w:themeColor="text1"/>
        </w:rPr>
      </w:pPr>
    </w:p>
    <w:p w:rsidR="00B33A4D" w:rsidRPr="00913F30" w:rsidRDefault="00B33A4D" w:rsidP="00B00440">
      <w:pPr>
        <w:pStyle w:val="ListParagraph"/>
        <w:numPr>
          <w:ilvl w:val="0"/>
          <w:numId w:val="11"/>
        </w:numPr>
        <w:shd w:val="clear" w:color="auto" w:fill="FFFFFF"/>
        <w:spacing w:after="0" w:line="240" w:lineRule="auto"/>
        <w:jc w:val="both"/>
        <w:textAlignment w:val="baseline"/>
        <w:rPr>
          <w:rFonts w:ascii="Arial" w:hAnsi="Arial" w:cs="Arial"/>
          <w:color w:val="000000" w:themeColor="text1"/>
        </w:rPr>
      </w:pPr>
      <w:r w:rsidRPr="00913F30">
        <w:rPr>
          <w:rStyle w:val="Strong"/>
          <w:rFonts w:ascii="Arial" w:hAnsi="Arial" w:cs="Arial"/>
          <w:color w:val="000000" w:themeColor="text1"/>
          <w:bdr w:val="none" w:sz="0" w:space="0" w:color="auto" w:frame="1"/>
        </w:rPr>
        <w:t xml:space="preserve">Hacer commits diarios: </w:t>
      </w:r>
      <w:r w:rsidRPr="00913F30">
        <w:rPr>
          <w:rFonts w:ascii="Arial" w:hAnsi="Arial" w:cs="Arial"/>
          <w:color w:val="000000" w:themeColor="text1"/>
        </w:rPr>
        <w:t>Hacer commits frecuentes ayuda a que se reduzcan el número de conflictos hechos por los cambios del equipo.</w:t>
      </w:r>
    </w:p>
    <w:p w:rsidR="00B33A4D" w:rsidRPr="00913F30" w:rsidRDefault="00B33A4D" w:rsidP="00B00440">
      <w:pPr>
        <w:shd w:val="clear" w:color="auto" w:fill="FFFFFF"/>
        <w:spacing w:after="0" w:line="240" w:lineRule="auto"/>
        <w:jc w:val="both"/>
        <w:textAlignment w:val="baseline"/>
        <w:rPr>
          <w:rFonts w:ascii="Arial" w:hAnsi="Arial" w:cs="Arial"/>
          <w:color w:val="000000" w:themeColor="text1"/>
        </w:rPr>
      </w:pPr>
    </w:p>
    <w:p w:rsidR="00B33A4D" w:rsidRPr="00913F30" w:rsidRDefault="00B33A4D" w:rsidP="00B00440">
      <w:pPr>
        <w:pStyle w:val="ListParagraph"/>
        <w:numPr>
          <w:ilvl w:val="0"/>
          <w:numId w:val="11"/>
        </w:numPr>
        <w:shd w:val="clear" w:color="auto" w:fill="FFFFFF"/>
        <w:spacing w:after="0" w:line="240" w:lineRule="auto"/>
        <w:jc w:val="both"/>
        <w:textAlignment w:val="baseline"/>
        <w:rPr>
          <w:rFonts w:ascii="Arial" w:hAnsi="Arial" w:cs="Arial"/>
          <w:color w:val="000000" w:themeColor="text1"/>
        </w:rPr>
      </w:pPr>
      <w:r w:rsidRPr="00913F30">
        <w:rPr>
          <w:rStyle w:val="Strong"/>
          <w:rFonts w:ascii="Arial" w:hAnsi="Arial" w:cs="Arial"/>
          <w:color w:val="000000" w:themeColor="text1"/>
          <w:bdr w:val="none" w:sz="0" w:space="0" w:color="auto" w:frame="1"/>
        </w:rPr>
        <w:t xml:space="preserve">Cada commit debe compilar: </w:t>
      </w:r>
      <w:r w:rsidRPr="00913F30">
        <w:rPr>
          <w:rFonts w:ascii="Arial" w:hAnsi="Arial" w:cs="Arial"/>
          <w:color w:val="000000" w:themeColor="text1"/>
        </w:rPr>
        <w:t>El sistema debe compilar el cambio hecho para con la versión actual para verificar que el cambio se integre correctamente.</w:t>
      </w:r>
    </w:p>
    <w:p w:rsidR="00B33A4D" w:rsidRPr="00913F30" w:rsidRDefault="00B33A4D" w:rsidP="00B00440">
      <w:pPr>
        <w:shd w:val="clear" w:color="auto" w:fill="FFFFFF"/>
        <w:spacing w:after="0" w:line="240" w:lineRule="auto"/>
        <w:jc w:val="both"/>
        <w:textAlignment w:val="baseline"/>
        <w:rPr>
          <w:rFonts w:ascii="Arial" w:hAnsi="Arial" w:cs="Arial"/>
          <w:color w:val="000000" w:themeColor="text1"/>
        </w:rPr>
      </w:pPr>
    </w:p>
    <w:p w:rsidR="00B33A4D" w:rsidRPr="00913F30" w:rsidRDefault="00B33A4D" w:rsidP="00B00440">
      <w:pPr>
        <w:pStyle w:val="ListParagraph"/>
        <w:numPr>
          <w:ilvl w:val="0"/>
          <w:numId w:val="11"/>
        </w:numPr>
        <w:shd w:val="clear" w:color="auto" w:fill="FFFFFF"/>
        <w:spacing w:after="0" w:line="240" w:lineRule="auto"/>
        <w:jc w:val="both"/>
        <w:textAlignment w:val="baseline"/>
        <w:rPr>
          <w:rFonts w:ascii="Arial" w:hAnsi="Arial" w:cs="Arial"/>
          <w:color w:val="000000" w:themeColor="text1"/>
        </w:rPr>
      </w:pPr>
      <w:r w:rsidRPr="00913F30">
        <w:rPr>
          <w:rStyle w:val="Strong"/>
          <w:rFonts w:ascii="Arial" w:hAnsi="Arial" w:cs="Arial"/>
          <w:color w:val="000000" w:themeColor="text1"/>
          <w:bdr w:val="none" w:sz="0" w:space="0" w:color="auto" w:frame="1"/>
        </w:rPr>
        <w:lastRenderedPageBreak/>
        <w:t xml:space="preserve">Mantener la compilación rápida: </w:t>
      </w:r>
      <w:r w:rsidRPr="00913F30">
        <w:rPr>
          <w:rFonts w:ascii="Arial" w:hAnsi="Arial" w:cs="Arial"/>
          <w:color w:val="000000" w:themeColor="text1"/>
        </w:rPr>
        <w:t>La compilación debe ser rápida, si existe un problema con la integración se debe identificar de manera rápida.</w:t>
      </w:r>
    </w:p>
    <w:p w:rsidR="00B33A4D" w:rsidRPr="00913F30" w:rsidRDefault="00B33A4D" w:rsidP="00B00440">
      <w:pPr>
        <w:shd w:val="clear" w:color="auto" w:fill="FFFFFF"/>
        <w:spacing w:after="0" w:line="240" w:lineRule="auto"/>
        <w:jc w:val="both"/>
        <w:textAlignment w:val="baseline"/>
        <w:rPr>
          <w:rFonts w:ascii="Arial" w:hAnsi="Arial" w:cs="Arial"/>
          <w:color w:val="000000" w:themeColor="text1"/>
        </w:rPr>
      </w:pPr>
    </w:p>
    <w:p w:rsidR="00B33A4D" w:rsidRPr="00913F30" w:rsidRDefault="00B33A4D" w:rsidP="00B00440">
      <w:pPr>
        <w:pStyle w:val="ListParagraph"/>
        <w:numPr>
          <w:ilvl w:val="0"/>
          <w:numId w:val="11"/>
        </w:numPr>
        <w:shd w:val="clear" w:color="auto" w:fill="FFFFFF"/>
        <w:spacing w:after="0" w:line="240" w:lineRule="auto"/>
        <w:jc w:val="both"/>
        <w:textAlignment w:val="baseline"/>
        <w:rPr>
          <w:rFonts w:ascii="Arial" w:hAnsi="Arial" w:cs="Arial"/>
          <w:color w:val="000000" w:themeColor="text1"/>
        </w:rPr>
      </w:pPr>
      <w:r w:rsidRPr="00913F30">
        <w:rPr>
          <w:rStyle w:val="Strong"/>
          <w:rFonts w:ascii="Arial" w:hAnsi="Arial" w:cs="Arial"/>
          <w:color w:val="000000" w:themeColor="text1"/>
          <w:bdr w:val="none" w:sz="0" w:space="0" w:color="auto" w:frame="1"/>
        </w:rPr>
        <w:t xml:space="preserve">Realizar pruebas en un entorno parecido al de producción: </w:t>
      </w:r>
      <w:r w:rsidRPr="00913F30">
        <w:rPr>
          <w:rFonts w:ascii="Arial" w:hAnsi="Arial" w:cs="Arial"/>
          <w:color w:val="000000" w:themeColor="text1"/>
        </w:rPr>
        <w:t>Contar con un ambiente parecido al de producción nos ayudara a detectar fallas en el sistema antes que se despliegue en producción. Sin embargo, tener una réplica de producción tiene un costo.</w:t>
      </w:r>
    </w:p>
    <w:p w:rsidR="00B33A4D" w:rsidRPr="00913F30" w:rsidRDefault="00B33A4D" w:rsidP="00B33A4D">
      <w:pPr>
        <w:shd w:val="clear" w:color="auto" w:fill="FFFFFF"/>
        <w:spacing w:after="0" w:line="240" w:lineRule="auto"/>
        <w:jc w:val="both"/>
        <w:textAlignment w:val="baseline"/>
        <w:rPr>
          <w:rFonts w:ascii="Arial" w:hAnsi="Arial" w:cs="Arial"/>
          <w:color w:val="000000" w:themeColor="text1"/>
        </w:rPr>
      </w:pPr>
    </w:p>
    <w:p w:rsidR="00B33A4D" w:rsidRPr="00913F30" w:rsidRDefault="00B33A4D" w:rsidP="00B00440">
      <w:pPr>
        <w:pStyle w:val="ListParagraph"/>
        <w:numPr>
          <w:ilvl w:val="0"/>
          <w:numId w:val="11"/>
        </w:numPr>
        <w:shd w:val="clear" w:color="auto" w:fill="FFFFFF"/>
        <w:spacing w:after="0" w:line="240" w:lineRule="auto"/>
        <w:jc w:val="both"/>
        <w:textAlignment w:val="baseline"/>
        <w:rPr>
          <w:rFonts w:ascii="Arial" w:hAnsi="Arial" w:cs="Arial"/>
          <w:color w:val="000000" w:themeColor="text1"/>
        </w:rPr>
      </w:pPr>
      <w:r w:rsidRPr="00913F30">
        <w:rPr>
          <w:rStyle w:val="Strong"/>
          <w:rFonts w:ascii="Arial" w:hAnsi="Arial" w:cs="Arial"/>
          <w:color w:val="000000" w:themeColor="text1"/>
          <w:bdr w:val="none" w:sz="0" w:space="0" w:color="auto" w:frame="1"/>
        </w:rPr>
        <w:t xml:space="preserve">Facilita la entrega de los últimos entregarles: </w:t>
      </w:r>
      <w:r w:rsidRPr="00913F30">
        <w:rPr>
          <w:rFonts w:ascii="Arial" w:hAnsi="Arial" w:cs="Arial"/>
          <w:color w:val="000000" w:themeColor="text1"/>
        </w:rPr>
        <w:t xml:space="preserve">Tener las compilaciones listas para ejecutar reduce el tiempo de re trabajo necesario para generar el entregable de una característica del sistema que no cumplía con el requerimiento. </w:t>
      </w:r>
    </w:p>
    <w:p w:rsidR="00B33A4D" w:rsidRPr="00913F30" w:rsidRDefault="00B33A4D" w:rsidP="00B00440">
      <w:pPr>
        <w:shd w:val="clear" w:color="auto" w:fill="FFFFFF"/>
        <w:spacing w:after="0" w:line="240" w:lineRule="auto"/>
        <w:jc w:val="both"/>
        <w:textAlignment w:val="baseline"/>
        <w:rPr>
          <w:rFonts w:ascii="Arial" w:hAnsi="Arial" w:cs="Arial"/>
          <w:color w:val="000000" w:themeColor="text1"/>
        </w:rPr>
      </w:pPr>
    </w:p>
    <w:p w:rsidR="00B33A4D" w:rsidRPr="00913F30" w:rsidRDefault="00B33A4D" w:rsidP="00B00440">
      <w:pPr>
        <w:pStyle w:val="ListParagraph"/>
        <w:numPr>
          <w:ilvl w:val="0"/>
          <w:numId w:val="11"/>
        </w:numPr>
        <w:shd w:val="clear" w:color="auto" w:fill="FFFFFF"/>
        <w:spacing w:after="0" w:line="240" w:lineRule="auto"/>
        <w:jc w:val="both"/>
        <w:textAlignment w:val="baseline"/>
        <w:rPr>
          <w:rFonts w:ascii="Arial" w:hAnsi="Arial" w:cs="Arial"/>
          <w:color w:val="000000" w:themeColor="text1"/>
        </w:rPr>
      </w:pPr>
      <w:r w:rsidRPr="00913F30">
        <w:rPr>
          <w:rStyle w:val="Strong"/>
          <w:rFonts w:ascii="Arial" w:hAnsi="Arial" w:cs="Arial"/>
          <w:color w:val="000000" w:themeColor="text1"/>
          <w:bdr w:val="none" w:sz="0" w:space="0" w:color="auto" w:frame="1"/>
        </w:rPr>
        <w:t xml:space="preserve">Todos pueden ver el resultado de la compilación: </w:t>
      </w:r>
      <w:r w:rsidRPr="00913F30">
        <w:rPr>
          <w:rFonts w:ascii="Arial" w:hAnsi="Arial" w:cs="Arial"/>
          <w:color w:val="000000" w:themeColor="text1"/>
        </w:rPr>
        <w:t>Debe ser fácil ver cuando una compilación fallo, si ese es el caso también se debe ver los detalles del cambio que origino ese error.</w:t>
      </w:r>
    </w:p>
    <w:p w:rsidR="00B33A4D" w:rsidRPr="00913F30" w:rsidRDefault="00B33A4D" w:rsidP="00B00440">
      <w:pPr>
        <w:shd w:val="clear" w:color="auto" w:fill="FFFFFF"/>
        <w:spacing w:after="0" w:line="240" w:lineRule="auto"/>
        <w:jc w:val="both"/>
        <w:textAlignment w:val="baseline"/>
        <w:rPr>
          <w:rFonts w:ascii="Arial" w:hAnsi="Arial" w:cs="Arial"/>
          <w:color w:val="000000" w:themeColor="text1"/>
        </w:rPr>
      </w:pPr>
    </w:p>
    <w:p w:rsidR="00B33A4D" w:rsidRPr="00913F30" w:rsidRDefault="00B33A4D" w:rsidP="00B00440">
      <w:pPr>
        <w:pStyle w:val="ListParagraph"/>
        <w:numPr>
          <w:ilvl w:val="0"/>
          <w:numId w:val="11"/>
        </w:numPr>
        <w:shd w:val="clear" w:color="auto" w:fill="FFFFFF"/>
        <w:spacing w:after="0" w:line="240" w:lineRule="auto"/>
        <w:jc w:val="both"/>
        <w:textAlignment w:val="baseline"/>
        <w:rPr>
          <w:rFonts w:ascii="Arial" w:hAnsi="Arial" w:cs="Arial"/>
          <w:color w:val="000000" w:themeColor="text1"/>
        </w:rPr>
      </w:pPr>
      <w:r w:rsidRPr="00913F30">
        <w:rPr>
          <w:rStyle w:val="Strong"/>
          <w:rFonts w:ascii="Arial" w:hAnsi="Arial" w:cs="Arial"/>
          <w:color w:val="000000" w:themeColor="text1"/>
          <w:bdr w:val="none" w:sz="0" w:space="0" w:color="auto" w:frame="1"/>
        </w:rPr>
        <w:t>Automatizar despliegues</w:t>
      </w:r>
      <w:r w:rsidR="00B00440" w:rsidRPr="00913F30">
        <w:rPr>
          <w:rStyle w:val="Strong"/>
          <w:rFonts w:ascii="Arial" w:hAnsi="Arial" w:cs="Arial"/>
          <w:color w:val="000000" w:themeColor="text1"/>
          <w:bdr w:val="none" w:sz="0" w:space="0" w:color="auto" w:frame="1"/>
        </w:rPr>
        <w:t xml:space="preserve">: </w:t>
      </w:r>
      <w:r w:rsidRPr="00913F30">
        <w:rPr>
          <w:rFonts w:ascii="Arial" w:hAnsi="Arial" w:cs="Arial"/>
          <w:color w:val="000000" w:themeColor="text1"/>
        </w:rPr>
        <w:t>Después de terminar la compilación del código es necesario desplegar el compilado a un ambiente de pruebas o producción, dependiendo del caso, esto se puede hacer gracias a la ayuda de automatización de scripts o plugins que se encargan de esta actividad.</w:t>
      </w:r>
    </w:p>
    <w:p w:rsidR="00B33A4D" w:rsidRPr="00913F30" w:rsidRDefault="00B33A4D" w:rsidP="00B33A4D">
      <w:pPr>
        <w:pStyle w:val="ListParagraph"/>
        <w:rPr>
          <w:rFonts w:ascii="Arial" w:hAnsi="Arial" w:cs="Arial"/>
          <w:color w:val="000000" w:themeColor="text1"/>
        </w:rPr>
      </w:pPr>
    </w:p>
    <w:p w:rsidR="00B33A4D" w:rsidRPr="00913F30" w:rsidRDefault="00B33A4D" w:rsidP="00B33A4D">
      <w:pPr>
        <w:pStyle w:val="ListParagraph"/>
        <w:rPr>
          <w:rFonts w:ascii="Arial" w:hAnsi="Arial" w:cs="Arial"/>
        </w:rPr>
      </w:pPr>
      <w:r w:rsidRPr="00913F30">
        <w:rPr>
          <w:rFonts w:ascii="Arial" w:hAnsi="Arial" w:cs="Arial"/>
        </w:rPr>
        <w:t xml:space="preserve">A continuación, una representación de pasos y acciones de un posible proceso </w:t>
      </w:r>
      <w:r w:rsidR="00630AB7" w:rsidRPr="00913F30">
        <w:rPr>
          <w:rFonts w:ascii="Arial" w:hAnsi="Arial" w:cs="Arial"/>
        </w:rPr>
        <w:t>a automatizar con integración continua:</w:t>
      </w:r>
    </w:p>
    <w:p w:rsidR="00B33A4D" w:rsidRPr="00913F30" w:rsidRDefault="00630AB7" w:rsidP="00B33A4D">
      <w:pPr>
        <w:shd w:val="clear" w:color="auto" w:fill="FFFFFF"/>
        <w:spacing w:after="0" w:line="240" w:lineRule="auto"/>
        <w:ind w:left="708"/>
        <w:jc w:val="center"/>
        <w:textAlignment w:val="baseline"/>
        <w:rPr>
          <w:rFonts w:ascii="Arial" w:hAnsi="Arial" w:cs="Arial"/>
          <w:color w:val="000000" w:themeColor="text1"/>
        </w:rPr>
      </w:pPr>
      <w:r w:rsidRPr="00913F30">
        <w:rPr>
          <w:rFonts w:ascii="Arial" w:hAnsi="Arial" w:cs="Arial"/>
        </w:rPr>
        <w:object w:dxaOrig="10980" w:dyaOrig="48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07.75pt" o:ole="">
            <v:imagedata r:id="rId8" o:title=""/>
          </v:shape>
          <o:OLEObject Type="Embed" ProgID="Visio.Drawing.15" ShapeID="_x0000_i1025" DrawAspect="Content" ObjectID="_1541871882" r:id="rId9"/>
        </w:object>
      </w:r>
    </w:p>
    <w:p w:rsidR="00B33A4D" w:rsidRPr="00913F30" w:rsidRDefault="00630AB7" w:rsidP="003B5938">
      <w:pPr>
        <w:pStyle w:val="Heading2"/>
        <w:jc w:val="center"/>
        <w:rPr>
          <w:rStyle w:val="TitleChar"/>
          <w:rFonts w:ascii="Arial" w:hAnsi="Arial" w:cs="Arial"/>
          <w:i/>
          <w:sz w:val="20"/>
          <w:szCs w:val="20"/>
        </w:rPr>
      </w:pPr>
      <w:bookmarkStart w:id="7" w:name="_Toc467491090"/>
      <w:r w:rsidRPr="00913F30">
        <w:rPr>
          <w:rStyle w:val="TitleChar"/>
          <w:rFonts w:ascii="Arial" w:hAnsi="Arial" w:cs="Arial"/>
          <w:i/>
          <w:sz w:val="20"/>
          <w:szCs w:val="20"/>
        </w:rPr>
        <w:lastRenderedPageBreak/>
        <w:t>Proceso Calidad para Despliegue</w:t>
      </w:r>
      <w:bookmarkEnd w:id="7"/>
    </w:p>
    <w:p w:rsidR="00B33A4D" w:rsidRPr="00913F30" w:rsidRDefault="00B33A4D" w:rsidP="00B33A4D">
      <w:pPr>
        <w:pStyle w:val="Heading1"/>
        <w:rPr>
          <w:rStyle w:val="TitleChar"/>
          <w:rFonts w:ascii="Arial" w:hAnsi="Arial" w:cs="Arial"/>
        </w:rPr>
      </w:pPr>
      <w:bookmarkStart w:id="8" w:name="_Toc467491091"/>
      <w:r w:rsidRPr="00913F30">
        <w:rPr>
          <w:rStyle w:val="TitleChar"/>
          <w:rFonts w:ascii="Arial" w:hAnsi="Arial" w:cs="Arial"/>
        </w:rPr>
        <w:t>Ejecución de Análisis.</w:t>
      </w:r>
      <w:bookmarkEnd w:id="8"/>
    </w:p>
    <w:p w:rsidR="00B33A4D" w:rsidRPr="00913F30" w:rsidRDefault="00B33A4D" w:rsidP="00B33A4D">
      <w:pPr>
        <w:jc w:val="both"/>
        <w:rPr>
          <w:rFonts w:ascii="Arial" w:hAnsi="Arial" w:cs="Arial"/>
        </w:rPr>
      </w:pPr>
      <w:r w:rsidRPr="00913F30">
        <w:rPr>
          <w:rFonts w:ascii="Arial" w:hAnsi="Arial" w:cs="Arial"/>
        </w:rPr>
        <w:t>Para hacer el análisis se contaba con un listado tentativo herramientas, las cuales se diferenciaron teniendo en cuenta como principal objetivo la adopción de IC orientada a DEVOPS dentro de la compañía y que estas permitieran la adherencia del proceso de QA-QC transversal.</w:t>
      </w:r>
    </w:p>
    <w:p w:rsidR="000F3701" w:rsidRPr="00913F30" w:rsidRDefault="00B33A4D" w:rsidP="000F3701">
      <w:pPr>
        <w:jc w:val="both"/>
        <w:rPr>
          <w:rFonts w:ascii="Arial" w:hAnsi="Arial" w:cs="Arial"/>
        </w:rPr>
      </w:pPr>
      <w:r w:rsidRPr="00913F30">
        <w:rPr>
          <w:rFonts w:ascii="Arial" w:hAnsi="Arial" w:cs="Arial"/>
        </w:rPr>
        <w:t>Utilizando la línea de buenas prácticas y selección aterrizada a las necesidades empresariales se utiliza para el análisis y selección de la herramienta la información denominada “Tabla periódica de herramientas para DEVOPS v2” en la cual se contempla los siguientes criterios de agrupamiento y distribución:</w:t>
      </w:r>
    </w:p>
    <w:p w:rsidR="00B33A4D" w:rsidRPr="00913F30" w:rsidRDefault="00B33A4D" w:rsidP="000F3701">
      <w:pPr>
        <w:jc w:val="center"/>
        <w:rPr>
          <w:rFonts w:ascii="Arial" w:hAnsi="Arial" w:cs="Arial"/>
          <w:i/>
          <w:sz w:val="20"/>
          <w:szCs w:val="20"/>
        </w:rPr>
      </w:pPr>
      <w:r w:rsidRPr="00913F30">
        <w:rPr>
          <w:rFonts w:ascii="Arial" w:hAnsi="Arial" w:cs="Arial"/>
          <w:noProof/>
          <w:lang w:eastAsia="es-CO"/>
        </w:rPr>
        <w:drawing>
          <wp:inline distT="0" distB="0" distL="0" distR="0" wp14:anchorId="05B77DF6" wp14:editId="6B680036">
            <wp:extent cx="5324475" cy="13335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24475" cy="1333500"/>
                    </a:xfrm>
                    <a:prstGeom prst="rect">
                      <a:avLst/>
                    </a:prstGeom>
                  </pic:spPr>
                </pic:pic>
              </a:graphicData>
            </a:graphic>
          </wp:inline>
        </w:drawing>
      </w:r>
      <w:r w:rsidRPr="00913F30">
        <w:rPr>
          <w:rFonts w:ascii="Arial" w:hAnsi="Arial" w:cs="Arial"/>
          <w:noProof/>
          <w:lang w:eastAsia="es-CO"/>
        </w:rPr>
        <w:drawing>
          <wp:inline distT="0" distB="0" distL="0" distR="0" wp14:anchorId="0FDD1125" wp14:editId="2EE7749C">
            <wp:extent cx="5943600" cy="2705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ttps---xebialabs.com-assets-files-infographics-periodic-table-of-devops-v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705100"/>
                    </a:xfrm>
                    <a:prstGeom prst="rect">
                      <a:avLst/>
                    </a:prstGeom>
                  </pic:spPr>
                </pic:pic>
              </a:graphicData>
            </a:graphic>
          </wp:inline>
        </w:drawing>
      </w:r>
      <w:r w:rsidR="00963863" w:rsidRPr="00913F30">
        <w:rPr>
          <w:rStyle w:val="TitleChar"/>
          <w:rFonts w:ascii="Arial" w:hAnsi="Arial" w:cs="Arial"/>
          <w:i/>
          <w:color w:val="2E74B5" w:themeColor="accent1" w:themeShade="BF"/>
          <w:sz w:val="20"/>
          <w:szCs w:val="20"/>
          <w:shd w:val="clear" w:color="auto" w:fill="FFFFFF" w:themeFill="background1"/>
        </w:rPr>
        <w:t>Tabla Software IC</w:t>
      </w:r>
      <w:r w:rsidRPr="00913F30">
        <w:rPr>
          <w:rStyle w:val="FootnoteReference"/>
          <w:rFonts w:ascii="Arial" w:hAnsi="Arial" w:cs="Arial"/>
          <w:i/>
          <w:sz w:val="20"/>
          <w:szCs w:val="20"/>
        </w:rPr>
        <w:footnoteReference w:id="1"/>
      </w:r>
    </w:p>
    <w:p w:rsidR="00B31CA5" w:rsidRPr="00913F30" w:rsidRDefault="00B31CA5">
      <w:pPr>
        <w:rPr>
          <w:rFonts w:ascii="Arial" w:hAnsi="Arial" w:cs="Arial"/>
        </w:rPr>
      </w:pPr>
      <w:r w:rsidRPr="00913F30">
        <w:rPr>
          <w:rFonts w:ascii="Arial" w:hAnsi="Arial" w:cs="Arial"/>
        </w:rPr>
        <w:br w:type="page"/>
      </w:r>
    </w:p>
    <w:p w:rsidR="00B33A4D" w:rsidRPr="00913F30" w:rsidRDefault="00B33A4D" w:rsidP="00B33A4D">
      <w:pPr>
        <w:jc w:val="both"/>
        <w:rPr>
          <w:rFonts w:ascii="Arial" w:hAnsi="Arial" w:cs="Arial"/>
        </w:rPr>
      </w:pPr>
      <w:r w:rsidRPr="00913F30">
        <w:rPr>
          <w:rFonts w:ascii="Arial" w:hAnsi="Arial" w:cs="Arial"/>
        </w:rPr>
        <w:lastRenderedPageBreak/>
        <w:t>Las herramientas de análisis se encuentran agrupadas en 6 grupos los cuales van a permitir comprender de una manera muy general el enfoque funcional de cada herramienta.</w:t>
      </w:r>
    </w:p>
    <w:tbl>
      <w:tblPr>
        <w:tblW w:w="8730" w:type="dxa"/>
        <w:jc w:val="center"/>
        <w:tblCellMar>
          <w:left w:w="70" w:type="dxa"/>
          <w:right w:w="70" w:type="dxa"/>
        </w:tblCellMar>
        <w:tblLook w:val="04A0" w:firstRow="1" w:lastRow="0" w:firstColumn="1" w:lastColumn="0" w:noHBand="0" w:noVBand="1"/>
      </w:tblPr>
      <w:tblGrid>
        <w:gridCol w:w="4405"/>
        <w:gridCol w:w="4325"/>
      </w:tblGrid>
      <w:tr w:rsidR="003616DE" w:rsidRPr="00913F30" w:rsidTr="003616DE">
        <w:trPr>
          <w:trHeight w:val="300"/>
          <w:jc w:val="center"/>
        </w:trPr>
        <w:tc>
          <w:tcPr>
            <w:tcW w:w="4405" w:type="dxa"/>
            <w:tcBorders>
              <w:top w:val="single" w:sz="4" w:space="0" w:color="auto"/>
              <w:left w:val="single" w:sz="4" w:space="0" w:color="auto"/>
              <w:bottom w:val="single" w:sz="4" w:space="0" w:color="auto"/>
              <w:right w:val="single" w:sz="4" w:space="0" w:color="auto"/>
            </w:tcBorders>
            <w:shd w:val="clear" w:color="auto" w:fill="2F5496" w:themeFill="accent5" w:themeFillShade="BF"/>
            <w:noWrap/>
            <w:vAlign w:val="center"/>
            <w:hideMark/>
          </w:tcPr>
          <w:p w:rsidR="003616DE" w:rsidRPr="00913F30" w:rsidRDefault="003616DE" w:rsidP="003616DE">
            <w:pPr>
              <w:spacing w:after="0" w:line="240" w:lineRule="auto"/>
              <w:jc w:val="center"/>
              <w:rPr>
                <w:rFonts w:ascii="Arial" w:eastAsia="Times New Roman" w:hAnsi="Arial" w:cs="Arial"/>
                <w:b/>
                <w:bCs/>
                <w:color w:val="FFFFFF"/>
                <w:lang w:eastAsia="es-CO"/>
              </w:rPr>
            </w:pPr>
            <w:r w:rsidRPr="00913F30">
              <w:rPr>
                <w:rFonts w:ascii="Arial" w:eastAsia="Times New Roman" w:hAnsi="Arial" w:cs="Arial"/>
                <w:b/>
                <w:bCs/>
                <w:color w:val="FFFFFF" w:themeColor="background1"/>
                <w:lang w:eastAsia="es-CO"/>
              </w:rPr>
              <w:t>Grupo</w:t>
            </w:r>
          </w:p>
        </w:tc>
        <w:tc>
          <w:tcPr>
            <w:tcW w:w="4325" w:type="dxa"/>
            <w:tcBorders>
              <w:top w:val="single" w:sz="4" w:space="0" w:color="auto"/>
              <w:left w:val="nil"/>
              <w:bottom w:val="single" w:sz="4" w:space="0" w:color="auto"/>
              <w:right w:val="single" w:sz="4" w:space="0" w:color="auto"/>
            </w:tcBorders>
            <w:shd w:val="clear" w:color="auto" w:fill="2F5496" w:themeFill="accent5" w:themeFillShade="BF"/>
            <w:noWrap/>
            <w:vAlign w:val="center"/>
            <w:hideMark/>
          </w:tcPr>
          <w:p w:rsidR="003616DE" w:rsidRPr="00913F30" w:rsidRDefault="003616DE" w:rsidP="003616DE">
            <w:pPr>
              <w:spacing w:after="0" w:line="240" w:lineRule="auto"/>
              <w:jc w:val="center"/>
              <w:rPr>
                <w:rFonts w:ascii="Arial" w:eastAsia="Times New Roman" w:hAnsi="Arial" w:cs="Arial"/>
                <w:b/>
                <w:bCs/>
                <w:color w:val="FFFFFF"/>
                <w:lang w:eastAsia="es-CO"/>
              </w:rPr>
            </w:pPr>
            <w:r w:rsidRPr="00913F30">
              <w:rPr>
                <w:rFonts w:ascii="Arial" w:eastAsia="Times New Roman" w:hAnsi="Arial" w:cs="Arial"/>
                <w:b/>
                <w:bCs/>
                <w:color w:val="FFFFFF" w:themeColor="background1"/>
                <w:lang w:eastAsia="es-CO"/>
              </w:rPr>
              <w:t>Software</w:t>
            </w:r>
          </w:p>
        </w:tc>
      </w:tr>
      <w:tr w:rsidR="003616DE" w:rsidRPr="00913F30" w:rsidTr="003616DE">
        <w:trPr>
          <w:trHeight w:val="285"/>
          <w:jc w:val="center"/>
        </w:trPr>
        <w:tc>
          <w:tcPr>
            <w:tcW w:w="4405" w:type="dxa"/>
            <w:tcBorders>
              <w:top w:val="nil"/>
              <w:left w:val="single" w:sz="4" w:space="0" w:color="auto"/>
              <w:bottom w:val="single" w:sz="4" w:space="0" w:color="auto"/>
              <w:right w:val="single" w:sz="4" w:space="0" w:color="auto"/>
            </w:tcBorders>
            <w:shd w:val="clear" w:color="000000" w:fill="FFFFFF"/>
            <w:noWrap/>
            <w:vAlign w:val="center"/>
            <w:hideMark/>
          </w:tcPr>
          <w:p w:rsidR="003616DE" w:rsidRPr="00913F30" w:rsidRDefault="003616DE" w:rsidP="003616DE">
            <w:pPr>
              <w:spacing w:after="0" w:line="240" w:lineRule="auto"/>
              <w:rPr>
                <w:rFonts w:ascii="Arial" w:eastAsia="Times New Roman" w:hAnsi="Arial" w:cs="Arial"/>
                <w:color w:val="000000"/>
                <w:lang w:eastAsia="es-CO"/>
              </w:rPr>
            </w:pPr>
            <w:r w:rsidRPr="00913F30">
              <w:rPr>
                <w:rFonts w:ascii="Arial" w:eastAsia="Times New Roman" w:hAnsi="Arial" w:cs="Arial"/>
                <w:color w:val="000000"/>
                <w:lang w:eastAsia="es-CO"/>
              </w:rPr>
              <w:t>Configuration Manager</w:t>
            </w:r>
          </w:p>
        </w:tc>
        <w:tc>
          <w:tcPr>
            <w:tcW w:w="4325" w:type="dxa"/>
            <w:tcBorders>
              <w:top w:val="nil"/>
              <w:left w:val="nil"/>
              <w:bottom w:val="single" w:sz="4" w:space="0" w:color="auto"/>
              <w:right w:val="single" w:sz="4" w:space="0" w:color="auto"/>
            </w:tcBorders>
            <w:shd w:val="clear" w:color="000000" w:fill="FFFFFF"/>
            <w:noWrap/>
            <w:vAlign w:val="center"/>
            <w:hideMark/>
          </w:tcPr>
          <w:p w:rsidR="003616DE" w:rsidRPr="00913F30" w:rsidRDefault="003616DE" w:rsidP="003616DE">
            <w:pPr>
              <w:spacing w:after="0" w:line="240" w:lineRule="auto"/>
              <w:jc w:val="center"/>
              <w:rPr>
                <w:rFonts w:ascii="Arial" w:eastAsia="Times New Roman" w:hAnsi="Arial" w:cs="Arial"/>
                <w:color w:val="000000"/>
                <w:lang w:eastAsia="es-CO"/>
              </w:rPr>
            </w:pPr>
            <w:r w:rsidRPr="00913F30">
              <w:rPr>
                <w:rFonts w:ascii="Arial" w:eastAsia="Times New Roman" w:hAnsi="Arial" w:cs="Arial"/>
                <w:color w:val="000000"/>
                <w:lang w:eastAsia="es-CO"/>
              </w:rPr>
              <w:t>Ansible</w:t>
            </w:r>
          </w:p>
        </w:tc>
      </w:tr>
      <w:tr w:rsidR="003616DE" w:rsidRPr="00913F30" w:rsidTr="003616DE">
        <w:trPr>
          <w:trHeight w:val="285"/>
          <w:jc w:val="center"/>
        </w:trPr>
        <w:tc>
          <w:tcPr>
            <w:tcW w:w="4405" w:type="dxa"/>
            <w:tcBorders>
              <w:top w:val="nil"/>
              <w:left w:val="single" w:sz="4" w:space="0" w:color="auto"/>
              <w:bottom w:val="single" w:sz="4" w:space="0" w:color="auto"/>
              <w:right w:val="single" w:sz="4" w:space="0" w:color="auto"/>
            </w:tcBorders>
            <w:shd w:val="clear" w:color="000000" w:fill="FFFFFF"/>
            <w:noWrap/>
            <w:vAlign w:val="center"/>
            <w:hideMark/>
          </w:tcPr>
          <w:p w:rsidR="003616DE" w:rsidRPr="00913F30" w:rsidRDefault="003616DE" w:rsidP="003616DE">
            <w:pPr>
              <w:spacing w:after="0" w:line="240" w:lineRule="auto"/>
              <w:rPr>
                <w:rFonts w:ascii="Arial" w:eastAsia="Times New Roman" w:hAnsi="Arial" w:cs="Arial"/>
                <w:color w:val="000000"/>
                <w:lang w:eastAsia="es-CO"/>
              </w:rPr>
            </w:pPr>
            <w:r w:rsidRPr="00913F30">
              <w:rPr>
                <w:rFonts w:ascii="Arial" w:eastAsia="Times New Roman" w:hAnsi="Arial" w:cs="Arial"/>
                <w:color w:val="000000"/>
                <w:lang w:eastAsia="es-CO"/>
              </w:rPr>
              <w:t>Configuration Manager</w:t>
            </w:r>
          </w:p>
        </w:tc>
        <w:tc>
          <w:tcPr>
            <w:tcW w:w="4325" w:type="dxa"/>
            <w:tcBorders>
              <w:top w:val="nil"/>
              <w:left w:val="nil"/>
              <w:bottom w:val="single" w:sz="4" w:space="0" w:color="auto"/>
              <w:right w:val="single" w:sz="4" w:space="0" w:color="auto"/>
            </w:tcBorders>
            <w:shd w:val="clear" w:color="000000" w:fill="FFFFFF"/>
            <w:noWrap/>
            <w:vAlign w:val="center"/>
            <w:hideMark/>
          </w:tcPr>
          <w:p w:rsidR="003616DE" w:rsidRPr="00913F30" w:rsidRDefault="003616DE" w:rsidP="003616DE">
            <w:pPr>
              <w:spacing w:after="0" w:line="240" w:lineRule="auto"/>
              <w:jc w:val="center"/>
              <w:rPr>
                <w:rFonts w:ascii="Arial" w:eastAsia="Times New Roman" w:hAnsi="Arial" w:cs="Arial"/>
                <w:color w:val="000000"/>
                <w:lang w:eastAsia="es-CO"/>
              </w:rPr>
            </w:pPr>
            <w:r w:rsidRPr="00913F30">
              <w:rPr>
                <w:rFonts w:ascii="Arial" w:eastAsia="Times New Roman" w:hAnsi="Arial" w:cs="Arial"/>
                <w:color w:val="000000"/>
                <w:lang w:eastAsia="es-CO"/>
              </w:rPr>
              <w:t>Puppet</w:t>
            </w:r>
          </w:p>
        </w:tc>
      </w:tr>
      <w:tr w:rsidR="003616DE" w:rsidRPr="00913F30" w:rsidTr="003616DE">
        <w:trPr>
          <w:trHeight w:val="285"/>
          <w:jc w:val="center"/>
        </w:trPr>
        <w:tc>
          <w:tcPr>
            <w:tcW w:w="4405" w:type="dxa"/>
            <w:tcBorders>
              <w:top w:val="nil"/>
              <w:left w:val="single" w:sz="4" w:space="0" w:color="auto"/>
              <w:bottom w:val="single" w:sz="4" w:space="0" w:color="auto"/>
              <w:right w:val="single" w:sz="4" w:space="0" w:color="auto"/>
            </w:tcBorders>
            <w:shd w:val="clear" w:color="000000" w:fill="FFFFFF"/>
            <w:noWrap/>
            <w:vAlign w:val="center"/>
            <w:hideMark/>
          </w:tcPr>
          <w:p w:rsidR="003616DE" w:rsidRPr="00913F30" w:rsidRDefault="003616DE" w:rsidP="003616DE">
            <w:pPr>
              <w:spacing w:after="0" w:line="240" w:lineRule="auto"/>
              <w:rPr>
                <w:rFonts w:ascii="Arial" w:eastAsia="Times New Roman" w:hAnsi="Arial" w:cs="Arial"/>
                <w:color w:val="000000"/>
                <w:lang w:eastAsia="es-CO"/>
              </w:rPr>
            </w:pPr>
            <w:r w:rsidRPr="00913F30">
              <w:rPr>
                <w:rFonts w:ascii="Arial" w:eastAsia="Times New Roman" w:hAnsi="Arial" w:cs="Arial"/>
                <w:color w:val="000000"/>
                <w:lang w:eastAsia="es-CO"/>
              </w:rPr>
              <w:t>Configuration Manager</w:t>
            </w:r>
          </w:p>
        </w:tc>
        <w:tc>
          <w:tcPr>
            <w:tcW w:w="4325" w:type="dxa"/>
            <w:tcBorders>
              <w:top w:val="nil"/>
              <w:left w:val="nil"/>
              <w:bottom w:val="single" w:sz="4" w:space="0" w:color="auto"/>
              <w:right w:val="single" w:sz="4" w:space="0" w:color="auto"/>
            </w:tcBorders>
            <w:shd w:val="clear" w:color="000000" w:fill="FFFFFF"/>
            <w:noWrap/>
            <w:vAlign w:val="center"/>
            <w:hideMark/>
          </w:tcPr>
          <w:p w:rsidR="003616DE" w:rsidRPr="00913F30" w:rsidRDefault="003616DE" w:rsidP="003616DE">
            <w:pPr>
              <w:spacing w:after="0" w:line="240" w:lineRule="auto"/>
              <w:jc w:val="center"/>
              <w:rPr>
                <w:rFonts w:ascii="Arial" w:eastAsia="Times New Roman" w:hAnsi="Arial" w:cs="Arial"/>
                <w:color w:val="000000"/>
                <w:lang w:eastAsia="es-CO"/>
              </w:rPr>
            </w:pPr>
            <w:r w:rsidRPr="00913F30">
              <w:rPr>
                <w:rFonts w:ascii="Arial" w:eastAsia="Times New Roman" w:hAnsi="Arial" w:cs="Arial"/>
                <w:color w:val="000000"/>
                <w:lang w:eastAsia="es-CO"/>
              </w:rPr>
              <w:t>Chef</w:t>
            </w:r>
          </w:p>
        </w:tc>
      </w:tr>
      <w:tr w:rsidR="003616DE" w:rsidRPr="00913F30" w:rsidTr="003616DE">
        <w:trPr>
          <w:trHeight w:val="285"/>
          <w:jc w:val="center"/>
        </w:trPr>
        <w:tc>
          <w:tcPr>
            <w:tcW w:w="4405" w:type="dxa"/>
            <w:tcBorders>
              <w:top w:val="nil"/>
              <w:left w:val="single" w:sz="4" w:space="0" w:color="auto"/>
              <w:bottom w:val="single" w:sz="4" w:space="0" w:color="auto"/>
              <w:right w:val="single" w:sz="4" w:space="0" w:color="auto"/>
            </w:tcBorders>
            <w:shd w:val="clear" w:color="000000" w:fill="FFFFFF"/>
            <w:noWrap/>
            <w:vAlign w:val="center"/>
            <w:hideMark/>
          </w:tcPr>
          <w:p w:rsidR="003616DE" w:rsidRPr="00913F30" w:rsidRDefault="003616DE" w:rsidP="003616DE">
            <w:pPr>
              <w:spacing w:after="0" w:line="240" w:lineRule="auto"/>
              <w:rPr>
                <w:rFonts w:ascii="Arial" w:eastAsia="Times New Roman" w:hAnsi="Arial" w:cs="Arial"/>
                <w:color w:val="000000"/>
                <w:lang w:eastAsia="es-CO"/>
              </w:rPr>
            </w:pPr>
            <w:r w:rsidRPr="00913F30">
              <w:rPr>
                <w:rFonts w:ascii="Arial" w:eastAsia="Times New Roman" w:hAnsi="Arial" w:cs="Arial"/>
                <w:color w:val="000000"/>
                <w:lang w:eastAsia="es-CO"/>
              </w:rPr>
              <w:t>Configuration Manager</w:t>
            </w:r>
          </w:p>
        </w:tc>
        <w:tc>
          <w:tcPr>
            <w:tcW w:w="4325" w:type="dxa"/>
            <w:tcBorders>
              <w:top w:val="nil"/>
              <w:left w:val="nil"/>
              <w:bottom w:val="single" w:sz="4" w:space="0" w:color="auto"/>
              <w:right w:val="single" w:sz="4" w:space="0" w:color="auto"/>
            </w:tcBorders>
            <w:shd w:val="clear" w:color="000000" w:fill="FFFFFF"/>
            <w:noWrap/>
            <w:vAlign w:val="center"/>
            <w:hideMark/>
          </w:tcPr>
          <w:p w:rsidR="003616DE" w:rsidRPr="00913F30" w:rsidRDefault="003616DE" w:rsidP="003616DE">
            <w:pPr>
              <w:spacing w:after="0" w:line="240" w:lineRule="auto"/>
              <w:jc w:val="center"/>
              <w:rPr>
                <w:rFonts w:ascii="Arial" w:eastAsia="Times New Roman" w:hAnsi="Arial" w:cs="Arial"/>
                <w:color w:val="000000"/>
                <w:lang w:eastAsia="es-CO"/>
              </w:rPr>
            </w:pPr>
            <w:r w:rsidRPr="00913F30">
              <w:rPr>
                <w:rFonts w:ascii="Arial" w:eastAsia="Times New Roman" w:hAnsi="Arial" w:cs="Arial"/>
                <w:color w:val="000000"/>
                <w:lang w:eastAsia="es-CO"/>
              </w:rPr>
              <w:t>SaltStack</w:t>
            </w:r>
          </w:p>
        </w:tc>
      </w:tr>
      <w:tr w:rsidR="003616DE" w:rsidRPr="00913F30" w:rsidTr="003616DE">
        <w:trPr>
          <w:trHeight w:val="285"/>
          <w:jc w:val="center"/>
        </w:trPr>
        <w:tc>
          <w:tcPr>
            <w:tcW w:w="4405" w:type="dxa"/>
            <w:tcBorders>
              <w:top w:val="nil"/>
              <w:left w:val="single" w:sz="4" w:space="0" w:color="auto"/>
              <w:bottom w:val="single" w:sz="4" w:space="0" w:color="auto"/>
              <w:right w:val="single" w:sz="4" w:space="0" w:color="auto"/>
            </w:tcBorders>
            <w:shd w:val="clear" w:color="000000" w:fill="FFFFFF"/>
            <w:noWrap/>
            <w:vAlign w:val="center"/>
            <w:hideMark/>
          </w:tcPr>
          <w:p w:rsidR="003616DE" w:rsidRPr="00913F30" w:rsidRDefault="003616DE" w:rsidP="003616DE">
            <w:pPr>
              <w:spacing w:after="0" w:line="240" w:lineRule="auto"/>
              <w:rPr>
                <w:rFonts w:ascii="Arial" w:eastAsia="Times New Roman" w:hAnsi="Arial" w:cs="Arial"/>
                <w:color w:val="000000"/>
                <w:lang w:eastAsia="es-CO"/>
              </w:rPr>
            </w:pPr>
            <w:r w:rsidRPr="00913F30">
              <w:rPr>
                <w:rFonts w:ascii="Arial" w:eastAsia="Times New Roman" w:hAnsi="Arial" w:cs="Arial"/>
                <w:color w:val="000000"/>
                <w:lang w:eastAsia="es-CO"/>
              </w:rPr>
              <w:t>Continuous Integration-Delivery</w:t>
            </w:r>
          </w:p>
        </w:tc>
        <w:tc>
          <w:tcPr>
            <w:tcW w:w="4325" w:type="dxa"/>
            <w:tcBorders>
              <w:top w:val="nil"/>
              <w:left w:val="nil"/>
              <w:bottom w:val="single" w:sz="4" w:space="0" w:color="auto"/>
              <w:right w:val="single" w:sz="4" w:space="0" w:color="auto"/>
            </w:tcBorders>
            <w:shd w:val="clear" w:color="000000" w:fill="FFFFFF"/>
            <w:noWrap/>
            <w:vAlign w:val="center"/>
            <w:hideMark/>
          </w:tcPr>
          <w:p w:rsidR="003616DE" w:rsidRPr="00913F30" w:rsidRDefault="003616DE" w:rsidP="003616DE">
            <w:pPr>
              <w:spacing w:after="0" w:line="240" w:lineRule="auto"/>
              <w:jc w:val="center"/>
              <w:rPr>
                <w:rFonts w:ascii="Arial" w:eastAsia="Times New Roman" w:hAnsi="Arial" w:cs="Arial"/>
                <w:color w:val="000000"/>
                <w:lang w:eastAsia="es-CO"/>
              </w:rPr>
            </w:pPr>
            <w:r w:rsidRPr="00913F30">
              <w:rPr>
                <w:rFonts w:ascii="Arial" w:eastAsia="Times New Roman" w:hAnsi="Arial" w:cs="Arial"/>
                <w:color w:val="000000"/>
                <w:lang w:eastAsia="es-CO"/>
              </w:rPr>
              <w:t>Ansible</w:t>
            </w:r>
          </w:p>
        </w:tc>
      </w:tr>
      <w:tr w:rsidR="003616DE" w:rsidRPr="00913F30" w:rsidTr="003616DE">
        <w:trPr>
          <w:trHeight w:val="285"/>
          <w:jc w:val="center"/>
        </w:trPr>
        <w:tc>
          <w:tcPr>
            <w:tcW w:w="4405" w:type="dxa"/>
            <w:tcBorders>
              <w:top w:val="nil"/>
              <w:left w:val="single" w:sz="4" w:space="0" w:color="auto"/>
              <w:bottom w:val="single" w:sz="4" w:space="0" w:color="auto"/>
              <w:right w:val="single" w:sz="4" w:space="0" w:color="auto"/>
            </w:tcBorders>
            <w:shd w:val="clear" w:color="000000" w:fill="FFFFFF"/>
            <w:noWrap/>
            <w:vAlign w:val="center"/>
            <w:hideMark/>
          </w:tcPr>
          <w:p w:rsidR="003616DE" w:rsidRPr="00913F30" w:rsidRDefault="003616DE" w:rsidP="003616DE">
            <w:pPr>
              <w:spacing w:after="0" w:line="240" w:lineRule="auto"/>
              <w:rPr>
                <w:rFonts w:ascii="Arial" w:eastAsia="Times New Roman" w:hAnsi="Arial" w:cs="Arial"/>
                <w:color w:val="000000"/>
                <w:lang w:eastAsia="es-CO"/>
              </w:rPr>
            </w:pPr>
            <w:r w:rsidRPr="00913F30">
              <w:rPr>
                <w:rFonts w:ascii="Arial" w:eastAsia="Times New Roman" w:hAnsi="Arial" w:cs="Arial"/>
                <w:color w:val="000000"/>
                <w:lang w:eastAsia="es-CO"/>
              </w:rPr>
              <w:t>Continuous Integration-Delivery</w:t>
            </w:r>
          </w:p>
        </w:tc>
        <w:tc>
          <w:tcPr>
            <w:tcW w:w="4325" w:type="dxa"/>
            <w:tcBorders>
              <w:top w:val="nil"/>
              <w:left w:val="nil"/>
              <w:bottom w:val="single" w:sz="4" w:space="0" w:color="auto"/>
              <w:right w:val="single" w:sz="4" w:space="0" w:color="auto"/>
            </w:tcBorders>
            <w:shd w:val="clear" w:color="000000" w:fill="FFFFFF"/>
            <w:noWrap/>
            <w:vAlign w:val="center"/>
            <w:hideMark/>
          </w:tcPr>
          <w:p w:rsidR="003616DE" w:rsidRPr="00913F30" w:rsidRDefault="003616DE" w:rsidP="003616DE">
            <w:pPr>
              <w:spacing w:after="0" w:line="240" w:lineRule="auto"/>
              <w:jc w:val="center"/>
              <w:rPr>
                <w:rFonts w:ascii="Arial" w:eastAsia="Times New Roman" w:hAnsi="Arial" w:cs="Arial"/>
                <w:color w:val="000000"/>
                <w:lang w:eastAsia="es-CO"/>
              </w:rPr>
            </w:pPr>
            <w:r w:rsidRPr="00913F30">
              <w:rPr>
                <w:rFonts w:ascii="Arial" w:eastAsia="Times New Roman" w:hAnsi="Arial" w:cs="Arial"/>
                <w:color w:val="000000"/>
                <w:lang w:eastAsia="es-CO"/>
              </w:rPr>
              <w:t>Jenkins/Hudson</w:t>
            </w:r>
          </w:p>
        </w:tc>
      </w:tr>
      <w:tr w:rsidR="003616DE" w:rsidRPr="00913F30" w:rsidTr="003616DE">
        <w:trPr>
          <w:trHeight w:val="285"/>
          <w:jc w:val="center"/>
        </w:trPr>
        <w:tc>
          <w:tcPr>
            <w:tcW w:w="4405" w:type="dxa"/>
            <w:tcBorders>
              <w:top w:val="nil"/>
              <w:left w:val="single" w:sz="4" w:space="0" w:color="auto"/>
              <w:bottom w:val="single" w:sz="4" w:space="0" w:color="auto"/>
              <w:right w:val="single" w:sz="4" w:space="0" w:color="auto"/>
            </w:tcBorders>
            <w:shd w:val="clear" w:color="000000" w:fill="FFFFFF"/>
            <w:noWrap/>
            <w:vAlign w:val="center"/>
            <w:hideMark/>
          </w:tcPr>
          <w:p w:rsidR="003616DE" w:rsidRPr="00913F30" w:rsidRDefault="003616DE" w:rsidP="003616DE">
            <w:pPr>
              <w:spacing w:after="0" w:line="240" w:lineRule="auto"/>
              <w:rPr>
                <w:rFonts w:ascii="Arial" w:eastAsia="Times New Roman" w:hAnsi="Arial" w:cs="Arial"/>
                <w:color w:val="000000"/>
                <w:lang w:eastAsia="es-CO"/>
              </w:rPr>
            </w:pPr>
            <w:r w:rsidRPr="00913F30">
              <w:rPr>
                <w:rFonts w:ascii="Arial" w:eastAsia="Times New Roman" w:hAnsi="Arial" w:cs="Arial"/>
                <w:color w:val="000000"/>
                <w:lang w:eastAsia="es-CO"/>
              </w:rPr>
              <w:t>Continuous Integration-Delivery</w:t>
            </w:r>
          </w:p>
        </w:tc>
        <w:tc>
          <w:tcPr>
            <w:tcW w:w="4325" w:type="dxa"/>
            <w:tcBorders>
              <w:top w:val="nil"/>
              <w:left w:val="nil"/>
              <w:bottom w:val="single" w:sz="4" w:space="0" w:color="auto"/>
              <w:right w:val="single" w:sz="4" w:space="0" w:color="auto"/>
            </w:tcBorders>
            <w:shd w:val="clear" w:color="000000" w:fill="FFFFFF"/>
            <w:noWrap/>
            <w:vAlign w:val="center"/>
            <w:hideMark/>
          </w:tcPr>
          <w:p w:rsidR="003616DE" w:rsidRPr="00913F30" w:rsidRDefault="003616DE" w:rsidP="003616DE">
            <w:pPr>
              <w:spacing w:after="0" w:line="240" w:lineRule="auto"/>
              <w:jc w:val="center"/>
              <w:rPr>
                <w:rFonts w:ascii="Arial" w:eastAsia="Times New Roman" w:hAnsi="Arial" w:cs="Arial"/>
                <w:color w:val="000000"/>
                <w:lang w:eastAsia="es-CO"/>
              </w:rPr>
            </w:pPr>
            <w:r w:rsidRPr="00913F30">
              <w:rPr>
                <w:rFonts w:ascii="Arial" w:eastAsia="Times New Roman" w:hAnsi="Arial" w:cs="Arial"/>
                <w:color w:val="000000"/>
                <w:lang w:eastAsia="es-CO"/>
              </w:rPr>
              <w:t>Rendeck</w:t>
            </w:r>
          </w:p>
        </w:tc>
      </w:tr>
      <w:tr w:rsidR="003616DE" w:rsidRPr="00913F30" w:rsidTr="003616DE">
        <w:trPr>
          <w:trHeight w:val="285"/>
          <w:jc w:val="center"/>
        </w:trPr>
        <w:tc>
          <w:tcPr>
            <w:tcW w:w="4405" w:type="dxa"/>
            <w:tcBorders>
              <w:top w:val="nil"/>
              <w:left w:val="single" w:sz="4" w:space="0" w:color="auto"/>
              <w:bottom w:val="single" w:sz="4" w:space="0" w:color="auto"/>
              <w:right w:val="single" w:sz="4" w:space="0" w:color="auto"/>
            </w:tcBorders>
            <w:shd w:val="clear" w:color="000000" w:fill="FFFFFF"/>
            <w:noWrap/>
            <w:vAlign w:val="center"/>
            <w:hideMark/>
          </w:tcPr>
          <w:p w:rsidR="003616DE" w:rsidRPr="00913F30" w:rsidRDefault="003616DE" w:rsidP="003616DE">
            <w:pPr>
              <w:spacing w:after="0" w:line="240" w:lineRule="auto"/>
              <w:rPr>
                <w:rFonts w:ascii="Arial" w:eastAsia="Times New Roman" w:hAnsi="Arial" w:cs="Arial"/>
                <w:color w:val="000000"/>
                <w:lang w:eastAsia="es-CO"/>
              </w:rPr>
            </w:pPr>
            <w:r w:rsidRPr="00913F30">
              <w:rPr>
                <w:rFonts w:ascii="Arial" w:eastAsia="Times New Roman" w:hAnsi="Arial" w:cs="Arial"/>
                <w:color w:val="000000"/>
                <w:lang w:eastAsia="es-CO"/>
              </w:rPr>
              <w:t>Version Control</w:t>
            </w:r>
          </w:p>
        </w:tc>
        <w:tc>
          <w:tcPr>
            <w:tcW w:w="4325" w:type="dxa"/>
            <w:tcBorders>
              <w:top w:val="nil"/>
              <w:left w:val="nil"/>
              <w:bottom w:val="single" w:sz="4" w:space="0" w:color="auto"/>
              <w:right w:val="single" w:sz="4" w:space="0" w:color="auto"/>
            </w:tcBorders>
            <w:shd w:val="clear" w:color="000000" w:fill="FFFFFF"/>
            <w:noWrap/>
            <w:vAlign w:val="center"/>
            <w:hideMark/>
          </w:tcPr>
          <w:p w:rsidR="003616DE" w:rsidRPr="00913F30" w:rsidRDefault="003616DE" w:rsidP="003616DE">
            <w:pPr>
              <w:spacing w:after="0" w:line="240" w:lineRule="auto"/>
              <w:jc w:val="center"/>
              <w:rPr>
                <w:rFonts w:ascii="Arial" w:eastAsia="Times New Roman" w:hAnsi="Arial" w:cs="Arial"/>
                <w:color w:val="000000"/>
                <w:lang w:eastAsia="es-CO"/>
              </w:rPr>
            </w:pPr>
            <w:r w:rsidRPr="00913F30">
              <w:rPr>
                <w:rFonts w:ascii="Arial" w:eastAsia="Times New Roman" w:hAnsi="Arial" w:cs="Arial"/>
                <w:color w:val="000000"/>
                <w:lang w:eastAsia="es-CO"/>
              </w:rPr>
              <w:t>Git</w:t>
            </w:r>
          </w:p>
        </w:tc>
      </w:tr>
      <w:tr w:rsidR="003616DE" w:rsidRPr="00913F30" w:rsidTr="003616DE">
        <w:trPr>
          <w:trHeight w:val="285"/>
          <w:jc w:val="center"/>
        </w:trPr>
        <w:tc>
          <w:tcPr>
            <w:tcW w:w="4405" w:type="dxa"/>
            <w:tcBorders>
              <w:top w:val="nil"/>
              <w:left w:val="single" w:sz="4" w:space="0" w:color="auto"/>
              <w:bottom w:val="single" w:sz="4" w:space="0" w:color="auto"/>
              <w:right w:val="single" w:sz="4" w:space="0" w:color="auto"/>
            </w:tcBorders>
            <w:shd w:val="clear" w:color="000000" w:fill="FFFFFF"/>
            <w:noWrap/>
            <w:vAlign w:val="center"/>
            <w:hideMark/>
          </w:tcPr>
          <w:p w:rsidR="003616DE" w:rsidRPr="00913F30" w:rsidRDefault="003616DE" w:rsidP="003616DE">
            <w:pPr>
              <w:spacing w:after="0" w:line="240" w:lineRule="auto"/>
              <w:rPr>
                <w:rFonts w:ascii="Arial" w:eastAsia="Times New Roman" w:hAnsi="Arial" w:cs="Arial"/>
                <w:color w:val="000000"/>
                <w:lang w:eastAsia="es-CO"/>
              </w:rPr>
            </w:pPr>
            <w:r w:rsidRPr="00913F30">
              <w:rPr>
                <w:rFonts w:ascii="Arial" w:eastAsia="Times New Roman" w:hAnsi="Arial" w:cs="Arial"/>
                <w:color w:val="000000"/>
                <w:lang w:eastAsia="es-CO"/>
              </w:rPr>
              <w:t>Version Control</w:t>
            </w:r>
          </w:p>
        </w:tc>
        <w:tc>
          <w:tcPr>
            <w:tcW w:w="4325" w:type="dxa"/>
            <w:tcBorders>
              <w:top w:val="nil"/>
              <w:left w:val="nil"/>
              <w:bottom w:val="single" w:sz="4" w:space="0" w:color="auto"/>
              <w:right w:val="single" w:sz="4" w:space="0" w:color="auto"/>
            </w:tcBorders>
            <w:shd w:val="clear" w:color="000000" w:fill="FFFFFF"/>
            <w:noWrap/>
            <w:vAlign w:val="center"/>
            <w:hideMark/>
          </w:tcPr>
          <w:p w:rsidR="003616DE" w:rsidRPr="00913F30" w:rsidRDefault="003616DE" w:rsidP="003616DE">
            <w:pPr>
              <w:spacing w:after="0" w:line="240" w:lineRule="auto"/>
              <w:jc w:val="center"/>
              <w:rPr>
                <w:rFonts w:ascii="Arial" w:eastAsia="Times New Roman" w:hAnsi="Arial" w:cs="Arial"/>
                <w:color w:val="000000"/>
                <w:lang w:eastAsia="es-CO"/>
              </w:rPr>
            </w:pPr>
            <w:r w:rsidRPr="00913F30">
              <w:rPr>
                <w:rFonts w:ascii="Arial" w:eastAsia="Times New Roman" w:hAnsi="Arial" w:cs="Arial"/>
                <w:color w:val="000000"/>
                <w:lang w:eastAsia="es-CO"/>
              </w:rPr>
              <w:t>Perforce</w:t>
            </w:r>
          </w:p>
        </w:tc>
      </w:tr>
      <w:tr w:rsidR="003616DE" w:rsidRPr="00913F30" w:rsidTr="003616DE">
        <w:trPr>
          <w:trHeight w:val="285"/>
          <w:jc w:val="center"/>
        </w:trPr>
        <w:tc>
          <w:tcPr>
            <w:tcW w:w="4405" w:type="dxa"/>
            <w:tcBorders>
              <w:top w:val="nil"/>
              <w:left w:val="single" w:sz="4" w:space="0" w:color="auto"/>
              <w:bottom w:val="single" w:sz="4" w:space="0" w:color="auto"/>
              <w:right w:val="single" w:sz="4" w:space="0" w:color="auto"/>
            </w:tcBorders>
            <w:shd w:val="clear" w:color="000000" w:fill="FFFFFF"/>
            <w:noWrap/>
            <w:vAlign w:val="center"/>
            <w:hideMark/>
          </w:tcPr>
          <w:p w:rsidR="003616DE" w:rsidRPr="00913F30" w:rsidRDefault="003616DE" w:rsidP="003616DE">
            <w:pPr>
              <w:spacing w:after="0" w:line="240" w:lineRule="auto"/>
              <w:rPr>
                <w:rFonts w:ascii="Arial" w:eastAsia="Times New Roman" w:hAnsi="Arial" w:cs="Arial"/>
                <w:color w:val="000000"/>
                <w:lang w:eastAsia="es-CO"/>
              </w:rPr>
            </w:pPr>
            <w:r w:rsidRPr="00913F30">
              <w:rPr>
                <w:rFonts w:ascii="Arial" w:eastAsia="Times New Roman" w:hAnsi="Arial" w:cs="Arial"/>
                <w:color w:val="000000"/>
                <w:lang w:eastAsia="es-CO"/>
              </w:rPr>
              <w:t>Version Control</w:t>
            </w:r>
          </w:p>
        </w:tc>
        <w:tc>
          <w:tcPr>
            <w:tcW w:w="4325" w:type="dxa"/>
            <w:tcBorders>
              <w:top w:val="nil"/>
              <w:left w:val="nil"/>
              <w:bottom w:val="single" w:sz="4" w:space="0" w:color="auto"/>
              <w:right w:val="single" w:sz="4" w:space="0" w:color="auto"/>
            </w:tcBorders>
            <w:shd w:val="clear" w:color="000000" w:fill="FFFFFF"/>
            <w:noWrap/>
            <w:vAlign w:val="center"/>
            <w:hideMark/>
          </w:tcPr>
          <w:p w:rsidR="003616DE" w:rsidRPr="00913F30" w:rsidRDefault="003616DE" w:rsidP="003616DE">
            <w:pPr>
              <w:spacing w:after="0" w:line="240" w:lineRule="auto"/>
              <w:jc w:val="center"/>
              <w:rPr>
                <w:rFonts w:ascii="Arial" w:eastAsia="Times New Roman" w:hAnsi="Arial" w:cs="Arial"/>
                <w:color w:val="000000"/>
                <w:lang w:eastAsia="es-CO"/>
              </w:rPr>
            </w:pPr>
            <w:r w:rsidRPr="00913F30">
              <w:rPr>
                <w:rFonts w:ascii="Arial" w:eastAsia="Times New Roman" w:hAnsi="Arial" w:cs="Arial"/>
                <w:color w:val="000000"/>
                <w:lang w:eastAsia="es-CO"/>
              </w:rPr>
              <w:t>Subversion</w:t>
            </w:r>
          </w:p>
        </w:tc>
      </w:tr>
      <w:tr w:rsidR="003616DE" w:rsidRPr="00913F30" w:rsidTr="003616DE">
        <w:trPr>
          <w:trHeight w:val="285"/>
          <w:jc w:val="center"/>
        </w:trPr>
        <w:tc>
          <w:tcPr>
            <w:tcW w:w="4405" w:type="dxa"/>
            <w:tcBorders>
              <w:top w:val="nil"/>
              <w:left w:val="single" w:sz="4" w:space="0" w:color="auto"/>
              <w:bottom w:val="single" w:sz="4" w:space="0" w:color="auto"/>
              <w:right w:val="single" w:sz="4" w:space="0" w:color="auto"/>
            </w:tcBorders>
            <w:shd w:val="clear" w:color="000000" w:fill="FFFFFF"/>
            <w:noWrap/>
            <w:vAlign w:val="center"/>
            <w:hideMark/>
          </w:tcPr>
          <w:p w:rsidR="003616DE" w:rsidRPr="00913F30" w:rsidRDefault="003616DE" w:rsidP="003616DE">
            <w:pPr>
              <w:spacing w:after="0" w:line="240" w:lineRule="auto"/>
              <w:rPr>
                <w:rFonts w:ascii="Arial" w:eastAsia="Times New Roman" w:hAnsi="Arial" w:cs="Arial"/>
                <w:color w:val="000000"/>
                <w:lang w:eastAsia="es-CO"/>
              </w:rPr>
            </w:pPr>
            <w:r w:rsidRPr="00913F30">
              <w:rPr>
                <w:rFonts w:ascii="Arial" w:eastAsia="Times New Roman" w:hAnsi="Arial" w:cs="Arial"/>
                <w:color w:val="000000"/>
                <w:lang w:eastAsia="es-CO"/>
              </w:rPr>
              <w:t>Build &amp; Functional Testing</w:t>
            </w:r>
          </w:p>
        </w:tc>
        <w:tc>
          <w:tcPr>
            <w:tcW w:w="4325" w:type="dxa"/>
            <w:tcBorders>
              <w:top w:val="nil"/>
              <w:left w:val="nil"/>
              <w:bottom w:val="single" w:sz="4" w:space="0" w:color="auto"/>
              <w:right w:val="single" w:sz="4" w:space="0" w:color="auto"/>
            </w:tcBorders>
            <w:shd w:val="clear" w:color="000000" w:fill="FFFFFF"/>
            <w:noWrap/>
            <w:vAlign w:val="center"/>
            <w:hideMark/>
          </w:tcPr>
          <w:p w:rsidR="003616DE" w:rsidRPr="00913F30" w:rsidRDefault="003616DE" w:rsidP="003616DE">
            <w:pPr>
              <w:spacing w:after="0" w:line="240" w:lineRule="auto"/>
              <w:jc w:val="center"/>
              <w:rPr>
                <w:rFonts w:ascii="Arial" w:eastAsia="Times New Roman" w:hAnsi="Arial" w:cs="Arial"/>
                <w:color w:val="000000"/>
                <w:lang w:eastAsia="es-CO"/>
              </w:rPr>
            </w:pPr>
            <w:r w:rsidRPr="00913F30">
              <w:rPr>
                <w:rFonts w:ascii="Arial" w:eastAsia="Times New Roman" w:hAnsi="Arial" w:cs="Arial"/>
                <w:color w:val="000000"/>
                <w:lang w:eastAsia="es-CO"/>
              </w:rPr>
              <w:t>Doker</w:t>
            </w:r>
          </w:p>
        </w:tc>
      </w:tr>
      <w:tr w:rsidR="003616DE" w:rsidRPr="00913F30" w:rsidTr="003616DE">
        <w:trPr>
          <w:trHeight w:val="285"/>
          <w:jc w:val="center"/>
        </w:trPr>
        <w:tc>
          <w:tcPr>
            <w:tcW w:w="4405" w:type="dxa"/>
            <w:tcBorders>
              <w:top w:val="nil"/>
              <w:left w:val="single" w:sz="4" w:space="0" w:color="auto"/>
              <w:bottom w:val="single" w:sz="4" w:space="0" w:color="auto"/>
              <w:right w:val="single" w:sz="4" w:space="0" w:color="auto"/>
            </w:tcBorders>
            <w:shd w:val="clear" w:color="000000" w:fill="FFFFFF"/>
            <w:noWrap/>
            <w:vAlign w:val="center"/>
            <w:hideMark/>
          </w:tcPr>
          <w:p w:rsidR="003616DE" w:rsidRPr="00913F30" w:rsidRDefault="003616DE" w:rsidP="003616DE">
            <w:pPr>
              <w:spacing w:after="0" w:line="240" w:lineRule="auto"/>
              <w:rPr>
                <w:rFonts w:ascii="Arial" w:eastAsia="Times New Roman" w:hAnsi="Arial" w:cs="Arial"/>
                <w:color w:val="000000"/>
                <w:lang w:eastAsia="es-CO"/>
              </w:rPr>
            </w:pPr>
            <w:r w:rsidRPr="00913F30">
              <w:rPr>
                <w:rFonts w:ascii="Arial" w:eastAsia="Times New Roman" w:hAnsi="Arial" w:cs="Arial"/>
                <w:color w:val="000000"/>
                <w:lang w:eastAsia="es-CO"/>
              </w:rPr>
              <w:t>Build &amp; Functional Testing</w:t>
            </w:r>
          </w:p>
        </w:tc>
        <w:tc>
          <w:tcPr>
            <w:tcW w:w="4325" w:type="dxa"/>
            <w:tcBorders>
              <w:top w:val="nil"/>
              <w:left w:val="nil"/>
              <w:bottom w:val="single" w:sz="4" w:space="0" w:color="auto"/>
              <w:right w:val="single" w:sz="4" w:space="0" w:color="auto"/>
            </w:tcBorders>
            <w:shd w:val="clear" w:color="000000" w:fill="FFFFFF"/>
            <w:noWrap/>
            <w:vAlign w:val="center"/>
            <w:hideMark/>
          </w:tcPr>
          <w:p w:rsidR="003616DE" w:rsidRPr="00913F30" w:rsidRDefault="003616DE" w:rsidP="003616DE">
            <w:pPr>
              <w:spacing w:after="0" w:line="240" w:lineRule="auto"/>
              <w:jc w:val="center"/>
              <w:rPr>
                <w:rFonts w:ascii="Arial" w:eastAsia="Times New Roman" w:hAnsi="Arial" w:cs="Arial"/>
                <w:color w:val="000000"/>
                <w:lang w:eastAsia="es-CO"/>
              </w:rPr>
            </w:pPr>
            <w:r w:rsidRPr="00913F30">
              <w:rPr>
                <w:rFonts w:ascii="Arial" w:eastAsia="Times New Roman" w:hAnsi="Arial" w:cs="Arial"/>
                <w:color w:val="000000"/>
                <w:lang w:eastAsia="es-CO"/>
              </w:rPr>
              <w:t>Vagrant</w:t>
            </w:r>
          </w:p>
        </w:tc>
      </w:tr>
      <w:tr w:rsidR="003616DE" w:rsidRPr="00913F30" w:rsidTr="003616DE">
        <w:trPr>
          <w:trHeight w:val="285"/>
          <w:jc w:val="center"/>
        </w:trPr>
        <w:tc>
          <w:tcPr>
            <w:tcW w:w="4405" w:type="dxa"/>
            <w:tcBorders>
              <w:top w:val="nil"/>
              <w:left w:val="single" w:sz="4" w:space="0" w:color="auto"/>
              <w:bottom w:val="single" w:sz="4" w:space="0" w:color="auto"/>
              <w:right w:val="single" w:sz="4" w:space="0" w:color="auto"/>
            </w:tcBorders>
            <w:shd w:val="clear" w:color="000000" w:fill="FFFFFF"/>
            <w:noWrap/>
            <w:vAlign w:val="center"/>
            <w:hideMark/>
          </w:tcPr>
          <w:p w:rsidR="003616DE" w:rsidRPr="00913F30" w:rsidRDefault="003616DE" w:rsidP="003616DE">
            <w:pPr>
              <w:spacing w:after="0" w:line="240" w:lineRule="auto"/>
              <w:rPr>
                <w:rFonts w:ascii="Arial" w:eastAsia="Times New Roman" w:hAnsi="Arial" w:cs="Arial"/>
                <w:color w:val="000000"/>
                <w:lang w:eastAsia="es-CO"/>
              </w:rPr>
            </w:pPr>
            <w:r w:rsidRPr="00913F30">
              <w:rPr>
                <w:rFonts w:ascii="Arial" w:eastAsia="Times New Roman" w:hAnsi="Arial" w:cs="Arial"/>
                <w:color w:val="000000"/>
                <w:lang w:eastAsia="es-CO"/>
              </w:rPr>
              <w:t>Build &amp; Functional Testing</w:t>
            </w:r>
          </w:p>
        </w:tc>
        <w:tc>
          <w:tcPr>
            <w:tcW w:w="4325" w:type="dxa"/>
            <w:tcBorders>
              <w:top w:val="nil"/>
              <w:left w:val="nil"/>
              <w:bottom w:val="single" w:sz="4" w:space="0" w:color="auto"/>
              <w:right w:val="single" w:sz="4" w:space="0" w:color="auto"/>
            </w:tcBorders>
            <w:shd w:val="clear" w:color="000000" w:fill="FFFFFF"/>
            <w:noWrap/>
            <w:vAlign w:val="center"/>
            <w:hideMark/>
          </w:tcPr>
          <w:p w:rsidR="003616DE" w:rsidRPr="00913F30" w:rsidRDefault="003616DE" w:rsidP="003616DE">
            <w:pPr>
              <w:spacing w:after="0" w:line="240" w:lineRule="auto"/>
              <w:jc w:val="center"/>
              <w:rPr>
                <w:rFonts w:ascii="Arial" w:eastAsia="Times New Roman" w:hAnsi="Arial" w:cs="Arial"/>
                <w:color w:val="000000"/>
                <w:lang w:eastAsia="es-CO"/>
              </w:rPr>
            </w:pPr>
            <w:r w:rsidRPr="00913F30">
              <w:rPr>
                <w:rFonts w:ascii="Arial" w:eastAsia="Times New Roman" w:hAnsi="Arial" w:cs="Arial"/>
                <w:color w:val="000000"/>
                <w:lang w:eastAsia="es-CO"/>
              </w:rPr>
              <w:t>Gradle</w:t>
            </w:r>
          </w:p>
        </w:tc>
      </w:tr>
      <w:tr w:rsidR="003616DE" w:rsidRPr="00913F30" w:rsidTr="003616DE">
        <w:trPr>
          <w:trHeight w:val="285"/>
          <w:jc w:val="center"/>
        </w:trPr>
        <w:tc>
          <w:tcPr>
            <w:tcW w:w="4405" w:type="dxa"/>
            <w:tcBorders>
              <w:top w:val="nil"/>
              <w:left w:val="single" w:sz="4" w:space="0" w:color="auto"/>
              <w:bottom w:val="single" w:sz="4" w:space="0" w:color="auto"/>
              <w:right w:val="single" w:sz="4" w:space="0" w:color="auto"/>
            </w:tcBorders>
            <w:shd w:val="clear" w:color="000000" w:fill="FFFFFF"/>
            <w:noWrap/>
            <w:vAlign w:val="center"/>
            <w:hideMark/>
          </w:tcPr>
          <w:p w:rsidR="003616DE" w:rsidRPr="00913F30" w:rsidRDefault="003616DE" w:rsidP="003616DE">
            <w:pPr>
              <w:spacing w:after="0" w:line="240" w:lineRule="auto"/>
              <w:rPr>
                <w:rFonts w:ascii="Arial" w:eastAsia="Times New Roman" w:hAnsi="Arial" w:cs="Arial"/>
                <w:color w:val="000000"/>
                <w:lang w:eastAsia="es-CO"/>
              </w:rPr>
            </w:pPr>
            <w:r w:rsidRPr="00913F30">
              <w:rPr>
                <w:rFonts w:ascii="Arial" w:eastAsia="Times New Roman" w:hAnsi="Arial" w:cs="Arial"/>
                <w:color w:val="000000"/>
                <w:lang w:eastAsia="es-CO"/>
              </w:rPr>
              <w:t>Build &amp; Functional Testing</w:t>
            </w:r>
          </w:p>
        </w:tc>
        <w:tc>
          <w:tcPr>
            <w:tcW w:w="4325" w:type="dxa"/>
            <w:tcBorders>
              <w:top w:val="nil"/>
              <w:left w:val="nil"/>
              <w:bottom w:val="single" w:sz="4" w:space="0" w:color="auto"/>
              <w:right w:val="single" w:sz="4" w:space="0" w:color="auto"/>
            </w:tcBorders>
            <w:shd w:val="clear" w:color="000000" w:fill="FFFFFF"/>
            <w:noWrap/>
            <w:vAlign w:val="center"/>
            <w:hideMark/>
          </w:tcPr>
          <w:p w:rsidR="003616DE" w:rsidRPr="00913F30" w:rsidRDefault="003616DE" w:rsidP="003616DE">
            <w:pPr>
              <w:spacing w:after="0" w:line="240" w:lineRule="auto"/>
              <w:jc w:val="center"/>
              <w:rPr>
                <w:rFonts w:ascii="Arial" w:eastAsia="Times New Roman" w:hAnsi="Arial" w:cs="Arial"/>
                <w:color w:val="000000"/>
                <w:lang w:eastAsia="es-CO"/>
              </w:rPr>
            </w:pPr>
            <w:r w:rsidRPr="00913F30">
              <w:rPr>
                <w:rFonts w:ascii="Arial" w:eastAsia="Times New Roman" w:hAnsi="Arial" w:cs="Arial"/>
                <w:color w:val="000000"/>
                <w:lang w:eastAsia="es-CO"/>
              </w:rPr>
              <w:t>Jenkins/Hudson</w:t>
            </w:r>
          </w:p>
        </w:tc>
      </w:tr>
      <w:tr w:rsidR="003616DE" w:rsidRPr="00913F30" w:rsidTr="003616DE">
        <w:trPr>
          <w:trHeight w:val="285"/>
          <w:jc w:val="center"/>
        </w:trPr>
        <w:tc>
          <w:tcPr>
            <w:tcW w:w="4405" w:type="dxa"/>
            <w:tcBorders>
              <w:top w:val="nil"/>
              <w:left w:val="single" w:sz="4" w:space="0" w:color="auto"/>
              <w:bottom w:val="single" w:sz="4" w:space="0" w:color="auto"/>
              <w:right w:val="single" w:sz="4" w:space="0" w:color="auto"/>
            </w:tcBorders>
            <w:shd w:val="clear" w:color="000000" w:fill="FFFFFF"/>
            <w:noWrap/>
            <w:vAlign w:val="center"/>
            <w:hideMark/>
          </w:tcPr>
          <w:p w:rsidR="003616DE" w:rsidRPr="00913F30" w:rsidRDefault="003616DE" w:rsidP="003616DE">
            <w:pPr>
              <w:spacing w:after="0" w:line="240" w:lineRule="auto"/>
              <w:rPr>
                <w:rFonts w:ascii="Arial" w:eastAsia="Times New Roman" w:hAnsi="Arial" w:cs="Arial"/>
                <w:color w:val="000000"/>
                <w:lang w:eastAsia="es-CO"/>
              </w:rPr>
            </w:pPr>
            <w:r w:rsidRPr="00913F30">
              <w:rPr>
                <w:rFonts w:ascii="Arial" w:eastAsia="Times New Roman" w:hAnsi="Arial" w:cs="Arial"/>
                <w:color w:val="000000"/>
                <w:lang w:eastAsia="es-CO"/>
              </w:rPr>
              <w:t>Build &amp; Functional Testing</w:t>
            </w:r>
          </w:p>
        </w:tc>
        <w:tc>
          <w:tcPr>
            <w:tcW w:w="4325" w:type="dxa"/>
            <w:tcBorders>
              <w:top w:val="nil"/>
              <w:left w:val="nil"/>
              <w:bottom w:val="single" w:sz="4" w:space="0" w:color="auto"/>
              <w:right w:val="single" w:sz="4" w:space="0" w:color="auto"/>
            </w:tcBorders>
            <w:shd w:val="clear" w:color="000000" w:fill="FFFFFF"/>
            <w:noWrap/>
            <w:vAlign w:val="center"/>
            <w:hideMark/>
          </w:tcPr>
          <w:p w:rsidR="003616DE" w:rsidRPr="00913F30" w:rsidRDefault="003616DE" w:rsidP="003616DE">
            <w:pPr>
              <w:spacing w:after="0" w:line="240" w:lineRule="auto"/>
              <w:jc w:val="center"/>
              <w:rPr>
                <w:rFonts w:ascii="Arial" w:eastAsia="Times New Roman" w:hAnsi="Arial" w:cs="Arial"/>
                <w:color w:val="000000"/>
                <w:lang w:eastAsia="es-CO"/>
              </w:rPr>
            </w:pPr>
            <w:r w:rsidRPr="00913F30">
              <w:rPr>
                <w:rFonts w:ascii="Arial" w:eastAsia="Times New Roman" w:hAnsi="Arial" w:cs="Arial"/>
                <w:color w:val="000000"/>
                <w:lang w:eastAsia="es-CO"/>
              </w:rPr>
              <w:t>Robot</w:t>
            </w:r>
          </w:p>
        </w:tc>
      </w:tr>
      <w:tr w:rsidR="003616DE" w:rsidRPr="00913F30" w:rsidTr="003616DE">
        <w:trPr>
          <w:trHeight w:val="285"/>
          <w:jc w:val="center"/>
        </w:trPr>
        <w:tc>
          <w:tcPr>
            <w:tcW w:w="4405" w:type="dxa"/>
            <w:tcBorders>
              <w:top w:val="nil"/>
              <w:left w:val="single" w:sz="4" w:space="0" w:color="auto"/>
              <w:bottom w:val="single" w:sz="4" w:space="0" w:color="auto"/>
              <w:right w:val="single" w:sz="4" w:space="0" w:color="auto"/>
            </w:tcBorders>
            <w:shd w:val="clear" w:color="000000" w:fill="FFFFFF"/>
            <w:noWrap/>
            <w:vAlign w:val="center"/>
            <w:hideMark/>
          </w:tcPr>
          <w:p w:rsidR="003616DE" w:rsidRPr="00913F30" w:rsidRDefault="003616DE" w:rsidP="003616DE">
            <w:pPr>
              <w:spacing w:after="0" w:line="240" w:lineRule="auto"/>
              <w:rPr>
                <w:rFonts w:ascii="Arial" w:eastAsia="Times New Roman" w:hAnsi="Arial" w:cs="Arial"/>
                <w:color w:val="000000"/>
                <w:lang w:eastAsia="es-CO"/>
              </w:rPr>
            </w:pPr>
            <w:r w:rsidRPr="00913F30">
              <w:rPr>
                <w:rFonts w:ascii="Arial" w:eastAsia="Times New Roman" w:hAnsi="Arial" w:cs="Arial"/>
                <w:color w:val="000000"/>
                <w:lang w:eastAsia="es-CO"/>
              </w:rPr>
              <w:t>Binary Management</w:t>
            </w:r>
          </w:p>
        </w:tc>
        <w:tc>
          <w:tcPr>
            <w:tcW w:w="4325" w:type="dxa"/>
            <w:tcBorders>
              <w:top w:val="nil"/>
              <w:left w:val="nil"/>
              <w:bottom w:val="single" w:sz="4" w:space="0" w:color="auto"/>
              <w:right w:val="single" w:sz="4" w:space="0" w:color="auto"/>
            </w:tcBorders>
            <w:shd w:val="clear" w:color="000000" w:fill="FFFFFF"/>
            <w:noWrap/>
            <w:vAlign w:val="center"/>
            <w:hideMark/>
          </w:tcPr>
          <w:p w:rsidR="003616DE" w:rsidRPr="00913F30" w:rsidRDefault="003616DE" w:rsidP="003616DE">
            <w:pPr>
              <w:spacing w:after="0" w:line="240" w:lineRule="auto"/>
              <w:jc w:val="center"/>
              <w:rPr>
                <w:rFonts w:ascii="Arial" w:eastAsia="Times New Roman" w:hAnsi="Arial" w:cs="Arial"/>
                <w:color w:val="000000"/>
                <w:lang w:eastAsia="es-CO"/>
              </w:rPr>
            </w:pPr>
            <w:r w:rsidRPr="00913F30">
              <w:rPr>
                <w:rFonts w:ascii="Arial" w:eastAsia="Times New Roman" w:hAnsi="Arial" w:cs="Arial"/>
                <w:color w:val="000000"/>
                <w:lang w:eastAsia="es-CO"/>
              </w:rPr>
              <w:t>Artifactory</w:t>
            </w:r>
          </w:p>
        </w:tc>
      </w:tr>
      <w:tr w:rsidR="003616DE" w:rsidRPr="00913F30" w:rsidTr="003616DE">
        <w:trPr>
          <w:trHeight w:val="285"/>
          <w:jc w:val="center"/>
        </w:trPr>
        <w:tc>
          <w:tcPr>
            <w:tcW w:w="4405" w:type="dxa"/>
            <w:tcBorders>
              <w:top w:val="nil"/>
              <w:left w:val="single" w:sz="4" w:space="0" w:color="auto"/>
              <w:bottom w:val="single" w:sz="4" w:space="0" w:color="auto"/>
              <w:right w:val="single" w:sz="4" w:space="0" w:color="auto"/>
            </w:tcBorders>
            <w:shd w:val="clear" w:color="000000" w:fill="FFFFFF"/>
            <w:noWrap/>
            <w:vAlign w:val="center"/>
            <w:hideMark/>
          </w:tcPr>
          <w:p w:rsidR="003616DE" w:rsidRPr="00913F30" w:rsidRDefault="003616DE" w:rsidP="003616DE">
            <w:pPr>
              <w:spacing w:after="0" w:line="240" w:lineRule="auto"/>
              <w:rPr>
                <w:rFonts w:ascii="Arial" w:eastAsia="Times New Roman" w:hAnsi="Arial" w:cs="Arial"/>
                <w:color w:val="000000"/>
                <w:lang w:eastAsia="es-CO"/>
              </w:rPr>
            </w:pPr>
            <w:r w:rsidRPr="00913F30">
              <w:rPr>
                <w:rFonts w:ascii="Arial" w:eastAsia="Times New Roman" w:hAnsi="Arial" w:cs="Arial"/>
                <w:color w:val="000000"/>
                <w:lang w:eastAsia="es-CO"/>
              </w:rPr>
              <w:t>Binary Management</w:t>
            </w:r>
          </w:p>
        </w:tc>
        <w:tc>
          <w:tcPr>
            <w:tcW w:w="4325" w:type="dxa"/>
            <w:tcBorders>
              <w:top w:val="nil"/>
              <w:left w:val="nil"/>
              <w:bottom w:val="single" w:sz="4" w:space="0" w:color="auto"/>
              <w:right w:val="single" w:sz="4" w:space="0" w:color="auto"/>
            </w:tcBorders>
            <w:shd w:val="clear" w:color="000000" w:fill="FFFFFF"/>
            <w:noWrap/>
            <w:vAlign w:val="center"/>
            <w:hideMark/>
          </w:tcPr>
          <w:p w:rsidR="003616DE" w:rsidRPr="00913F30" w:rsidRDefault="003616DE" w:rsidP="003616DE">
            <w:pPr>
              <w:spacing w:after="0" w:line="240" w:lineRule="auto"/>
              <w:jc w:val="center"/>
              <w:rPr>
                <w:rFonts w:ascii="Arial" w:eastAsia="Times New Roman" w:hAnsi="Arial" w:cs="Arial"/>
                <w:color w:val="000000"/>
                <w:lang w:eastAsia="es-CO"/>
              </w:rPr>
            </w:pPr>
            <w:r w:rsidRPr="00913F30">
              <w:rPr>
                <w:rFonts w:ascii="Arial" w:eastAsia="Times New Roman" w:hAnsi="Arial" w:cs="Arial"/>
                <w:color w:val="000000"/>
                <w:lang w:eastAsia="es-CO"/>
              </w:rPr>
              <w:t>Nexus</w:t>
            </w:r>
          </w:p>
        </w:tc>
      </w:tr>
      <w:tr w:rsidR="003616DE" w:rsidRPr="00913F30" w:rsidTr="003616DE">
        <w:trPr>
          <w:trHeight w:val="285"/>
          <w:jc w:val="center"/>
        </w:trPr>
        <w:tc>
          <w:tcPr>
            <w:tcW w:w="4405" w:type="dxa"/>
            <w:tcBorders>
              <w:top w:val="nil"/>
              <w:left w:val="single" w:sz="4" w:space="0" w:color="auto"/>
              <w:bottom w:val="single" w:sz="4" w:space="0" w:color="auto"/>
              <w:right w:val="single" w:sz="4" w:space="0" w:color="auto"/>
            </w:tcBorders>
            <w:shd w:val="clear" w:color="000000" w:fill="FFFFFF"/>
            <w:noWrap/>
            <w:vAlign w:val="center"/>
            <w:hideMark/>
          </w:tcPr>
          <w:p w:rsidR="003616DE" w:rsidRPr="00913F30" w:rsidRDefault="003616DE" w:rsidP="003616DE">
            <w:pPr>
              <w:spacing w:after="0" w:line="240" w:lineRule="auto"/>
              <w:rPr>
                <w:rFonts w:ascii="Arial" w:eastAsia="Times New Roman" w:hAnsi="Arial" w:cs="Arial"/>
                <w:color w:val="000000"/>
                <w:lang w:eastAsia="es-CO"/>
              </w:rPr>
            </w:pPr>
            <w:r w:rsidRPr="00913F30">
              <w:rPr>
                <w:rFonts w:ascii="Arial" w:eastAsia="Times New Roman" w:hAnsi="Arial" w:cs="Arial"/>
                <w:color w:val="000000"/>
                <w:lang w:eastAsia="es-CO"/>
              </w:rPr>
              <w:t>Build &amp; Functional Testing</w:t>
            </w:r>
          </w:p>
        </w:tc>
        <w:tc>
          <w:tcPr>
            <w:tcW w:w="4325" w:type="dxa"/>
            <w:tcBorders>
              <w:top w:val="nil"/>
              <w:left w:val="nil"/>
              <w:bottom w:val="single" w:sz="4" w:space="0" w:color="auto"/>
              <w:right w:val="single" w:sz="4" w:space="0" w:color="auto"/>
            </w:tcBorders>
            <w:shd w:val="clear" w:color="000000" w:fill="FFFFFF"/>
            <w:noWrap/>
            <w:vAlign w:val="center"/>
            <w:hideMark/>
          </w:tcPr>
          <w:p w:rsidR="003616DE" w:rsidRPr="00913F30" w:rsidRDefault="003616DE" w:rsidP="003616DE">
            <w:pPr>
              <w:spacing w:after="0" w:line="240" w:lineRule="auto"/>
              <w:jc w:val="center"/>
              <w:rPr>
                <w:rFonts w:ascii="Arial" w:eastAsia="Times New Roman" w:hAnsi="Arial" w:cs="Arial"/>
                <w:color w:val="000000"/>
                <w:lang w:eastAsia="es-CO"/>
              </w:rPr>
            </w:pPr>
            <w:r w:rsidRPr="00913F30">
              <w:rPr>
                <w:rFonts w:ascii="Arial" w:eastAsia="Times New Roman" w:hAnsi="Arial" w:cs="Arial"/>
                <w:color w:val="000000"/>
                <w:lang w:eastAsia="es-CO"/>
              </w:rPr>
              <w:t>BugZilla</w:t>
            </w:r>
          </w:p>
        </w:tc>
      </w:tr>
      <w:tr w:rsidR="003616DE" w:rsidRPr="00913F30" w:rsidTr="003616DE">
        <w:trPr>
          <w:trHeight w:val="285"/>
          <w:jc w:val="center"/>
        </w:trPr>
        <w:tc>
          <w:tcPr>
            <w:tcW w:w="4405" w:type="dxa"/>
            <w:tcBorders>
              <w:top w:val="nil"/>
              <w:left w:val="single" w:sz="4" w:space="0" w:color="auto"/>
              <w:bottom w:val="single" w:sz="4" w:space="0" w:color="auto"/>
              <w:right w:val="single" w:sz="4" w:space="0" w:color="auto"/>
            </w:tcBorders>
            <w:shd w:val="clear" w:color="000000" w:fill="FFFFFF"/>
            <w:noWrap/>
            <w:vAlign w:val="center"/>
            <w:hideMark/>
          </w:tcPr>
          <w:p w:rsidR="003616DE" w:rsidRPr="00913F30" w:rsidRDefault="003616DE" w:rsidP="003616DE">
            <w:pPr>
              <w:spacing w:after="0" w:line="240" w:lineRule="auto"/>
              <w:rPr>
                <w:rFonts w:ascii="Arial" w:eastAsia="Times New Roman" w:hAnsi="Arial" w:cs="Arial"/>
                <w:color w:val="000000"/>
                <w:lang w:eastAsia="es-CO"/>
              </w:rPr>
            </w:pPr>
            <w:r w:rsidRPr="00913F30">
              <w:rPr>
                <w:rFonts w:ascii="Arial" w:eastAsia="Times New Roman" w:hAnsi="Arial" w:cs="Arial"/>
                <w:color w:val="000000"/>
                <w:lang w:eastAsia="es-CO"/>
              </w:rPr>
              <w:t>Binary Management</w:t>
            </w:r>
          </w:p>
        </w:tc>
        <w:tc>
          <w:tcPr>
            <w:tcW w:w="4325" w:type="dxa"/>
            <w:tcBorders>
              <w:top w:val="nil"/>
              <w:left w:val="nil"/>
              <w:bottom w:val="single" w:sz="4" w:space="0" w:color="auto"/>
              <w:right w:val="single" w:sz="4" w:space="0" w:color="auto"/>
            </w:tcBorders>
            <w:shd w:val="clear" w:color="000000" w:fill="FFFFFF"/>
            <w:noWrap/>
            <w:vAlign w:val="center"/>
            <w:hideMark/>
          </w:tcPr>
          <w:p w:rsidR="003616DE" w:rsidRPr="00913F30" w:rsidRDefault="003616DE" w:rsidP="003616DE">
            <w:pPr>
              <w:spacing w:after="0" w:line="240" w:lineRule="auto"/>
              <w:jc w:val="center"/>
              <w:rPr>
                <w:rFonts w:ascii="Arial" w:eastAsia="Times New Roman" w:hAnsi="Arial" w:cs="Arial"/>
                <w:color w:val="000000"/>
                <w:lang w:eastAsia="es-CO"/>
              </w:rPr>
            </w:pPr>
            <w:r w:rsidRPr="00913F30">
              <w:rPr>
                <w:rFonts w:ascii="Arial" w:eastAsia="Times New Roman" w:hAnsi="Arial" w:cs="Arial"/>
                <w:color w:val="000000"/>
                <w:lang w:eastAsia="es-CO"/>
              </w:rPr>
              <w:t>Apache Maven</w:t>
            </w:r>
          </w:p>
        </w:tc>
      </w:tr>
      <w:tr w:rsidR="003616DE" w:rsidRPr="00913F30" w:rsidTr="003616DE">
        <w:trPr>
          <w:trHeight w:val="285"/>
          <w:jc w:val="center"/>
        </w:trPr>
        <w:tc>
          <w:tcPr>
            <w:tcW w:w="4405" w:type="dxa"/>
            <w:tcBorders>
              <w:top w:val="nil"/>
              <w:left w:val="single" w:sz="4" w:space="0" w:color="auto"/>
              <w:bottom w:val="single" w:sz="4" w:space="0" w:color="auto"/>
              <w:right w:val="single" w:sz="4" w:space="0" w:color="auto"/>
            </w:tcBorders>
            <w:shd w:val="clear" w:color="000000" w:fill="FFFFFF"/>
            <w:noWrap/>
            <w:vAlign w:val="center"/>
            <w:hideMark/>
          </w:tcPr>
          <w:p w:rsidR="003616DE" w:rsidRPr="00913F30" w:rsidRDefault="003616DE" w:rsidP="003616DE">
            <w:pPr>
              <w:spacing w:after="0" w:line="240" w:lineRule="auto"/>
              <w:rPr>
                <w:rFonts w:ascii="Arial" w:eastAsia="Times New Roman" w:hAnsi="Arial" w:cs="Arial"/>
                <w:color w:val="000000"/>
                <w:lang w:eastAsia="es-CO"/>
              </w:rPr>
            </w:pPr>
            <w:r w:rsidRPr="00913F30">
              <w:rPr>
                <w:rFonts w:ascii="Arial" w:eastAsia="Times New Roman" w:hAnsi="Arial" w:cs="Arial"/>
                <w:color w:val="000000"/>
                <w:lang w:eastAsia="es-CO"/>
              </w:rPr>
              <w:t>Build &amp; Functional Testing</w:t>
            </w:r>
          </w:p>
        </w:tc>
        <w:tc>
          <w:tcPr>
            <w:tcW w:w="4325" w:type="dxa"/>
            <w:tcBorders>
              <w:top w:val="nil"/>
              <w:left w:val="nil"/>
              <w:bottom w:val="single" w:sz="4" w:space="0" w:color="auto"/>
              <w:right w:val="single" w:sz="4" w:space="0" w:color="auto"/>
            </w:tcBorders>
            <w:shd w:val="clear" w:color="000000" w:fill="FFFFFF"/>
            <w:noWrap/>
            <w:vAlign w:val="center"/>
            <w:hideMark/>
          </w:tcPr>
          <w:p w:rsidR="003616DE" w:rsidRPr="00913F30" w:rsidRDefault="003616DE" w:rsidP="003616DE">
            <w:pPr>
              <w:spacing w:after="0" w:line="240" w:lineRule="auto"/>
              <w:jc w:val="center"/>
              <w:rPr>
                <w:rFonts w:ascii="Arial" w:eastAsia="Times New Roman" w:hAnsi="Arial" w:cs="Arial"/>
                <w:color w:val="000000"/>
                <w:lang w:eastAsia="es-CO"/>
              </w:rPr>
            </w:pPr>
            <w:r w:rsidRPr="00913F30">
              <w:rPr>
                <w:rFonts w:ascii="Arial" w:eastAsia="Times New Roman" w:hAnsi="Arial" w:cs="Arial"/>
                <w:color w:val="000000"/>
                <w:lang w:eastAsia="es-CO"/>
              </w:rPr>
              <w:t>SE</w:t>
            </w:r>
          </w:p>
        </w:tc>
      </w:tr>
      <w:tr w:rsidR="003616DE" w:rsidRPr="00913F30" w:rsidTr="003616DE">
        <w:trPr>
          <w:trHeight w:val="285"/>
          <w:jc w:val="center"/>
        </w:trPr>
        <w:tc>
          <w:tcPr>
            <w:tcW w:w="4405" w:type="dxa"/>
            <w:tcBorders>
              <w:top w:val="nil"/>
              <w:left w:val="single" w:sz="4" w:space="0" w:color="auto"/>
              <w:bottom w:val="single" w:sz="4" w:space="0" w:color="auto"/>
              <w:right w:val="single" w:sz="4" w:space="0" w:color="auto"/>
            </w:tcBorders>
            <w:shd w:val="clear" w:color="000000" w:fill="FFFFFF"/>
            <w:noWrap/>
            <w:vAlign w:val="center"/>
            <w:hideMark/>
          </w:tcPr>
          <w:p w:rsidR="003616DE" w:rsidRPr="00913F30" w:rsidRDefault="003616DE" w:rsidP="003616DE">
            <w:pPr>
              <w:spacing w:after="0" w:line="240" w:lineRule="auto"/>
              <w:rPr>
                <w:rFonts w:ascii="Arial" w:eastAsia="Times New Roman" w:hAnsi="Arial" w:cs="Arial"/>
                <w:color w:val="000000"/>
                <w:lang w:eastAsia="es-CO"/>
              </w:rPr>
            </w:pPr>
            <w:r w:rsidRPr="00913F30">
              <w:rPr>
                <w:rFonts w:ascii="Arial" w:eastAsia="Times New Roman" w:hAnsi="Arial" w:cs="Arial"/>
                <w:color w:val="000000"/>
                <w:lang w:eastAsia="es-CO"/>
              </w:rPr>
              <w:t>Build &amp; Functional Testing</w:t>
            </w:r>
          </w:p>
        </w:tc>
        <w:tc>
          <w:tcPr>
            <w:tcW w:w="4325" w:type="dxa"/>
            <w:tcBorders>
              <w:top w:val="nil"/>
              <w:left w:val="nil"/>
              <w:bottom w:val="single" w:sz="4" w:space="0" w:color="auto"/>
              <w:right w:val="single" w:sz="4" w:space="0" w:color="auto"/>
            </w:tcBorders>
            <w:shd w:val="clear" w:color="000000" w:fill="FFFFFF"/>
            <w:noWrap/>
            <w:vAlign w:val="center"/>
            <w:hideMark/>
          </w:tcPr>
          <w:p w:rsidR="003616DE" w:rsidRPr="00913F30" w:rsidRDefault="003616DE" w:rsidP="003616DE">
            <w:pPr>
              <w:spacing w:after="0" w:line="240" w:lineRule="auto"/>
              <w:jc w:val="center"/>
              <w:rPr>
                <w:rFonts w:ascii="Arial" w:eastAsia="Times New Roman" w:hAnsi="Arial" w:cs="Arial"/>
                <w:color w:val="000000"/>
                <w:lang w:eastAsia="es-CO"/>
              </w:rPr>
            </w:pPr>
            <w:r w:rsidRPr="00913F30">
              <w:rPr>
                <w:rFonts w:ascii="Arial" w:eastAsia="Times New Roman" w:hAnsi="Arial" w:cs="Arial"/>
                <w:color w:val="000000"/>
                <w:lang w:eastAsia="es-CO"/>
              </w:rPr>
              <w:t>Junit</w:t>
            </w:r>
          </w:p>
        </w:tc>
      </w:tr>
      <w:tr w:rsidR="003616DE" w:rsidRPr="00913F30" w:rsidTr="003616DE">
        <w:trPr>
          <w:trHeight w:val="285"/>
          <w:jc w:val="center"/>
        </w:trPr>
        <w:tc>
          <w:tcPr>
            <w:tcW w:w="4405" w:type="dxa"/>
            <w:tcBorders>
              <w:top w:val="nil"/>
              <w:left w:val="single" w:sz="4" w:space="0" w:color="auto"/>
              <w:bottom w:val="single" w:sz="4" w:space="0" w:color="auto"/>
              <w:right w:val="single" w:sz="4" w:space="0" w:color="auto"/>
            </w:tcBorders>
            <w:shd w:val="clear" w:color="000000" w:fill="FFFFFF"/>
            <w:noWrap/>
            <w:vAlign w:val="center"/>
            <w:hideMark/>
          </w:tcPr>
          <w:p w:rsidR="003616DE" w:rsidRPr="00913F30" w:rsidRDefault="003616DE" w:rsidP="003616DE">
            <w:pPr>
              <w:spacing w:after="0" w:line="240" w:lineRule="auto"/>
              <w:rPr>
                <w:rFonts w:ascii="Arial" w:eastAsia="Times New Roman" w:hAnsi="Arial" w:cs="Arial"/>
                <w:color w:val="000000"/>
                <w:lang w:eastAsia="es-CO"/>
              </w:rPr>
            </w:pPr>
            <w:r w:rsidRPr="00913F30">
              <w:rPr>
                <w:rFonts w:ascii="Arial" w:eastAsia="Times New Roman" w:hAnsi="Arial" w:cs="Arial"/>
                <w:color w:val="000000"/>
                <w:lang w:eastAsia="es-CO"/>
              </w:rPr>
              <w:t>Build &amp; Functional Testing</w:t>
            </w:r>
          </w:p>
        </w:tc>
        <w:tc>
          <w:tcPr>
            <w:tcW w:w="4325" w:type="dxa"/>
            <w:tcBorders>
              <w:top w:val="nil"/>
              <w:left w:val="nil"/>
              <w:bottom w:val="single" w:sz="4" w:space="0" w:color="auto"/>
              <w:right w:val="single" w:sz="4" w:space="0" w:color="auto"/>
            </w:tcBorders>
            <w:shd w:val="clear" w:color="000000" w:fill="FFFFFF"/>
            <w:noWrap/>
            <w:vAlign w:val="center"/>
            <w:hideMark/>
          </w:tcPr>
          <w:p w:rsidR="003616DE" w:rsidRPr="00913F30" w:rsidRDefault="003616DE" w:rsidP="003616DE">
            <w:pPr>
              <w:spacing w:after="0" w:line="240" w:lineRule="auto"/>
              <w:jc w:val="center"/>
              <w:rPr>
                <w:rFonts w:ascii="Arial" w:eastAsia="Times New Roman" w:hAnsi="Arial" w:cs="Arial"/>
                <w:color w:val="000000"/>
                <w:lang w:eastAsia="es-CO"/>
              </w:rPr>
            </w:pPr>
            <w:r w:rsidRPr="00913F30">
              <w:rPr>
                <w:rFonts w:ascii="Arial" w:eastAsia="Times New Roman" w:hAnsi="Arial" w:cs="Arial"/>
                <w:color w:val="000000"/>
                <w:lang w:eastAsia="es-CO"/>
              </w:rPr>
              <w:t>Seleniun Grid</w:t>
            </w:r>
          </w:p>
        </w:tc>
      </w:tr>
      <w:tr w:rsidR="003616DE" w:rsidRPr="00913F30" w:rsidTr="003616DE">
        <w:trPr>
          <w:trHeight w:val="285"/>
          <w:jc w:val="center"/>
        </w:trPr>
        <w:tc>
          <w:tcPr>
            <w:tcW w:w="4405" w:type="dxa"/>
            <w:tcBorders>
              <w:top w:val="nil"/>
              <w:left w:val="single" w:sz="4" w:space="0" w:color="auto"/>
              <w:bottom w:val="single" w:sz="4" w:space="0" w:color="auto"/>
              <w:right w:val="single" w:sz="4" w:space="0" w:color="auto"/>
            </w:tcBorders>
            <w:shd w:val="clear" w:color="000000" w:fill="FFFFFF"/>
            <w:noWrap/>
            <w:vAlign w:val="center"/>
            <w:hideMark/>
          </w:tcPr>
          <w:p w:rsidR="003616DE" w:rsidRPr="00913F30" w:rsidRDefault="003616DE" w:rsidP="003616DE">
            <w:pPr>
              <w:spacing w:after="0" w:line="240" w:lineRule="auto"/>
              <w:rPr>
                <w:rFonts w:ascii="Arial" w:eastAsia="Times New Roman" w:hAnsi="Arial" w:cs="Arial"/>
                <w:color w:val="000000"/>
                <w:lang w:eastAsia="es-CO"/>
              </w:rPr>
            </w:pPr>
            <w:r w:rsidRPr="00913F30">
              <w:rPr>
                <w:rFonts w:ascii="Arial" w:eastAsia="Times New Roman" w:hAnsi="Arial" w:cs="Arial"/>
                <w:color w:val="000000"/>
                <w:lang w:eastAsia="es-CO"/>
              </w:rPr>
              <w:t>Continuous Integration-Delivery</w:t>
            </w:r>
          </w:p>
        </w:tc>
        <w:tc>
          <w:tcPr>
            <w:tcW w:w="4325" w:type="dxa"/>
            <w:tcBorders>
              <w:top w:val="nil"/>
              <w:left w:val="nil"/>
              <w:bottom w:val="single" w:sz="4" w:space="0" w:color="auto"/>
              <w:right w:val="single" w:sz="4" w:space="0" w:color="auto"/>
            </w:tcBorders>
            <w:shd w:val="clear" w:color="000000" w:fill="FFFFFF"/>
            <w:noWrap/>
            <w:vAlign w:val="center"/>
            <w:hideMark/>
          </w:tcPr>
          <w:p w:rsidR="003616DE" w:rsidRPr="00913F30" w:rsidRDefault="003616DE" w:rsidP="003616DE">
            <w:pPr>
              <w:spacing w:after="0" w:line="240" w:lineRule="auto"/>
              <w:jc w:val="center"/>
              <w:rPr>
                <w:rFonts w:ascii="Arial" w:eastAsia="Times New Roman" w:hAnsi="Arial" w:cs="Arial"/>
                <w:color w:val="000000"/>
                <w:lang w:eastAsia="es-CO"/>
              </w:rPr>
            </w:pPr>
            <w:r w:rsidRPr="00913F30">
              <w:rPr>
                <w:rFonts w:ascii="Arial" w:eastAsia="Times New Roman" w:hAnsi="Arial" w:cs="Arial"/>
                <w:color w:val="000000"/>
                <w:lang w:eastAsia="es-CO"/>
              </w:rPr>
              <w:t>Travis</w:t>
            </w:r>
          </w:p>
        </w:tc>
      </w:tr>
      <w:tr w:rsidR="003616DE" w:rsidRPr="00913F30" w:rsidTr="003616DE">
        <w:trPr>
          <w:trHeight w:val="285"/>
          <w:jc w:val="center"/>
        </w:trPr>
        <w:tc>
          <w:tcPr>
            <w:tcW w:w="4405" w:type="dxa"/>
            <w:tcBorders>
              <w:top w:val="nil"/>
              <w:left w:val="single" w:sz="4" w:space="0" w:color="auto"/>
              <w:bottom w:val="single" w:sz="4" w:space="0" w:color="auto"/>
              <w:right w:val="single" w:sz="4" w:space="0" w:color="auto"/>
            </w:tcBorders>
            <w:shd w:val="clear" w:color="000000" w:fill="FFFFFF"/>
            <w:noWrap/>
            <w:vAlign w:val="center"/>
            <w:hideMark/>
          </w:tcPr>
          <w:p w:rsidR="003616DE" w:rsidRPr="00913F30" w:rsidRDefault="003616DE" w:rsidP="003616DE">
            <w:pPr>
              <w:spacing w:after="0" w:line="240" w:lineRule="auto"/>
              <w:rPr>
                <w:rFonts w:ascii="Arial" w:eastAsia="Times New Roman" w:hAnsi="Arial" w:cs="Arial"/>
                <w:color w:val="000000"/>
                <w:lang w:eastAsia="es-CO"/>
              </w:rPr>
            </w:pPr>
            <w:r w:rsidRPr="00913F30">
              <w:rPr>
                <w:rFonts w:ascii="Arial" w:eastAsia="Times New Roman" w:hAnsi="Arial" w:cs="Arial"/>
                <w:color w:val="000000"/>
                <w:lang w:eastAsia="es-CO"/>
              </w:rPr>
              <w:t>Continuous Integration-Delivery</w:t>
            </w:r>
          </w:p>
        </w:tc>
        <w:tc>
          <w:tcPr>
            <w:tcW w:w="4325" w:type="dxa"/>
            <w:tcBorders>
              <w:top w:val="nil"/>
              <w:left w:val="nil"/>
              <w:bottom w:val="single" w:sz="4" w:space="0" w:color="auto"/>
              <w:right w:val="single" w:sz="4" w:space="0" w:color="auto"/>
            </w:tcBorders>
            <w:shd w:val="clear" w:color="000000" w:fill="FFFFFF"/>
            <w:noWrap/>
            <w:vAlign w:val="center"/>
            <w:hideMark/>
          </w:tcPr>
          <w:p w:rsidR="003616DE" w:rsidRPr="00913F30" w:rsidRDefault="003616DE" w:rsidP="003616DE">
            <w:pPr>
              <w:spacing w:after="0" w:line="240" w:lineRule="auto"/>
              <w:jc w:val="center"/>
              <w:rPr>
                <w:rFonts w:ascii="Arial" w:eastAsia="Times New Roman" w:hAnsi="Arial" w:cs="Arial"/>
                <w:color w:val="000000"/>
                <w:lang w:eastAsia="es-CO"/>
              </w:rPr>
            </w:pPr>
            <w:r w:rsidRPr="00913F30">
              <w:rPr>
                <w:rFonts w:ascii="Arial" w:eastAsia="Times New Roman" w:hAnsi="Arial" w:cs="Arial"/>
                <w:color w:val="000000"/>
                <w:lang w:eastAsia="es-CO"/>
              </w:rPr>
              <w:t>Bamboo</w:t>
            </w:r>
          </w:p>
        </w:tc>
      </w:tr>
      <w:tr w:rsidR="003616DE" w:rsidRPr="00913F30" w:rsidTr="003616DE">
        <w:trPr>
          <w:trHeight w:val="285"/>
          <w:jc w:val="center"/>
        </w:trPr>
        <w:tc>
          <w:tcPr>
            <w:tcW w:w="4405" w:type="dxa"/>
            <w:tcBorders>
              <w:top w:val="nil"/>
              <w:left w:val="single" w:sz="4" w:space="0" w:color="auto"/>
              <w:bottom w:val="single" w:sz="4" w:space="0" w:color="auto"/>
              <w:right w:val="single" w:sz="4" w:space="0" w:color="auto"/>
            </w:tcBorders>
            <w:shd w:val="clear" w:color="000000" w:fill="FFFFFF"/>
            <w:noWrap/>
            <w:vAlign w:val="center"/>
            <w:hideMark/>
          </w:tcPr>
          <w:p w:rsidR="003616DE" w:rsidRPr="00913F30" w:rsidRDefault="003616DE" w:rsidP="003616DE">
            <w:pPr>
              <w:spacing w:after="0" w:line="240" w:lineRule="auto"/>
              <w:rPr>
                <w:rFonts w:ascii="Arial" w:eastAsia="Times New Roman" w:hAnsi="Arial" w:cs="Arial"/>
                <w:color w:val="000000"/>
                <w:lang w:eastAsia="es-CO"/>
              </w:rPr>
            </w:pPr>
            <w:r w:rsidRPr="00913F30">
              <w:rPr>
                <w:rFonts w:ascii="Arial" w:eastAsia="Times New Roman" w:hAnsi="Arial" w:cs="Arial"/>
                <w:color w:val="000000"/>
                <w:lang w:eastAsia="es-CO"/>
              </w:rPr>
              <w:t>Configuration Manager</w:t>
            </w:r>
          </w:p>
        </w:tc>
        <w:tc>
          <w:tcPr>
            <w:tcW w:w="4325" w:type="dxa"/>
            <w:tcBorders>
              <w:top w:val="nil"/>
              <w:left w:val="nil"/>
              <w:bottom w:val="single" w:sz="4" w:space="0" w:color="auto"/>
              <w:right w:val="single" w:sz="4" w:space="0" w:color="auto"/>
            </w:tcBorders>
            <w:shd w:val="clear" w:color="000000" w:fill="FFFFFF"/>
            <w:noWrap/>
            <w:vAlign w:val="center"/>
            <w:hideMark/>
          </w:tcPr>
          <w:p w:rsidR="003616DE" w:rsidRPr="00913F30" w:rsidRDefault="003616DE" w:rsidP="003616DE">
            <w:pPr>
              <w:spacing w:after="0" w:line="240" w:lineRule="auto"/>
              <w:jc w:val="center"/>
              <w:rPr>
                <w:rFonts w:ascii="Arial" w:eastAsia="Times New Roman" w:hAnsi="Arial" w:cs="Arial"/>
                <w:color w:val="000000"/>
                <w:lang w:eastAsia="es-CO"/>
              </w:rPr>
            </w:pPr>
            <w:r w:rsidRPr="00913F30">
              <w:rPr>
                <w:rFonts w:ascii="Arial" w:eastAsia="Times New Roman" w:hAnsi="Arial" w:cs="Arial"/>
                <w:color w:val="000000"/>
                <w:lang w:eastAsia="es-CO"/>
              </w:rPr>
              <w:t>LiveRebel</w:t>
            </w:r>
          </w:p>
        </w:tc>
      </w:tr>
      <w:tr w:rsidR="003616DE" w:rsidRPr="00913F30" w:rsidTr="003616DE">
        <w:trPr>
          <w:trHeight w:val="285"/>
          <w:jc w:val="center"/>
        </w:trPr>
        <w:tc>
          <w:tcPr>
            <w:tcW w:w="4405" w:type="dxa"/>
            <w:tcBorders>
              <w:top w:val="nil"/>
              <w:left w:val="single" w:sz="4" w:space="0" w:color="auto"/>
              <w:bottom w:val="single" w:sz="4" w:space="0" w:color="auto"/>
              <w:right w:val="single" w:sz="4" w:space="0" w:color="auto"/>
            </w:tcBorders>
            <w:shd w:val="clear" w:color="000000" w:fill="FFFFFF"/>
            <w:noWrap/>
            <w:vAlign w:val="center"/>
            <w:hideMark/>
          </w:tcPr>
          <w:p w:rsidR="003616DE" w:rsidRPr="00913F30" w:rsidRDefault="003616DE" w:rsidP="003616DE">
            <w:pPr>
              <w:spacing w:after="0" w:line="240" w:lineRule="auto"/>
              <w:rPr>
                <w:rFonts w:ascii="Arial" w:eastAsia="Times New Roman" w:hAnsi="Arial" w:cs="Arial"/>
                <w:color w:val="000000"/>
                <w:lang w:eastAsia="es-CO"/>
              </w:rPr>
            </w:pPr>
            <w:r w:rsidRPr="00913F30">
              <w:rPr>
                <w:rFonts w:ascii="Arial" w:eastAsia="Times New Roman" w:hAnsi="Arial" w:cs="Arial"/>
                <w:color w:val="000000"/>
                <w:lang w:eastAsia="es-CO"/>
              </w:rPr>
              <w:t>Configuration Manager</w:t>
            </w:r>
          </w:p>
        </w:tc>
        <w:tc>
          <w:tcPr>
            <w:tcW w:w="4325" w:type="dxa"/>
            <w:tcBorders>
              <w:top w:val="nil"/>
              <w:left w:val="nil"/>
              <w:bottom w:val="single" w:sz="4" w:space="0" w:color="auto"/>
              <w:right w:val="single" w:sz="4" w:space="0" w:color="auto"/>
            </w:tcBorders>
            <w:shd w:val="clear" w:color="000000" w:fill="FFFFFF"/>
            <w:noWrap/>
            <w:vAlign w:val="center"/>
            <w:hideMark/>
          </w:tcPr>
          <w:p w:rsidR="003616DE" w:rsidRPr="00913F30" w:rsidRDefault="003616DE" w:rsidP="003616DE">
            <w:pPr>
              <w:spacing w:after="0" w:line="240" w:lineRule="auto"/>
              <w:jc w:val="center"/>
              <w:rPr>
                <w:rFonts w:ascii="Arial" w:eastAsia="Times New Roman" w:hAnsi="Arial" w:cs="Arial"/>
                <w:color w:val="000000"/>
                <w:lang w:eastAsia="es-CO"/>
              </w:rPr>
            </w:pPr>
            <w:r w:rsidRPr="00913F30">
              <w:rPr>
                <w:rFonts w:ascii="Arial" w:eastAsia="Times New Roman" w:hAnsi="Arial" w:cs="Arial"/>
                <w:color w:val="000000"/>
                <w:lang w:eastAsia="es-CO"/>
              </w:rPr>
              <w:t>Chef</w:t>
            </w:r>
          </w:p>
        </w:tc>
      </w:tr>
      <w:tr w:rsidR="003616DE" w:rsidRPr="00913F30" w:rsidTr="003616DE">
        <w:trPr>
          <w:trHeight w:val="285"/>
          <w:jc w:val="center"/>
        </w:trPr>
        <w:tc>
          <w:tcPr>
            <w:tcW w:w="4405" w:type="dxa"/>
            <w:tcBorders>
              <w:top w:val="nil"/>
              <w:left w:val="single" w:sz="4" w:space="0" w:color="auto"/>
              <w:bottom w:val="single" w:sz="4" w:space="0" w:color="auto"/>
              <w:right w:val="single" w:sz="4" w:space="0" w:color="auto"/>
            </w:tcBorders>
            <w:shd w:val="clear" w:color="000000" w:fill="FFFFFF"/>
            <w:noWrap/>
            <w:vAlign w:val="center"/>
            <w:hideMark/>
          </w:tcPr>
          <w:p w:rsidR="003616DE" w:rsidRPr="00913F30" w:rsidRDefault="003616DE" w:rsidP="003616DE">
            <w:pPr>
              <w:spacing w:after="0" w:line="240" w:lineRule="auto"/>
              <w:rPr>
                <w:rFonts w:ascii="Arial" w:eastAsia="Times New Roman" w:hAnsi="Arial" w:cs="Arial"/>
                <w:color w:val="000000"/>
                <w:lang w:eastAsia="es-CO"/>
              </w:rPr>
            </w:pPr>
            <w:r w:rsidRPr="00913F30">
              <w:rPr>
                <w:rFonts w:ascii="Arial" w:eastAsia="Times New Roman" w:hAnsi="Arial" w:cs="Arial"/>
                <w:color w:val="000000"/>
                <w:lang w:eastAsia="es-CO"/>
              </w:rPr>
              <w:t>Configuration Manager</w:t>
            </w:r>
          </w:p>
        </w:tc>
        <w:tc>
          <w:tcPr>
            <w:tcW w:w="4325" w:type="dxa"/>
            <w:tcBorders>
              <w:top w:val="nil"/>
              <w:left w:val="nil"/>
              <w:bottom w:val="single" w:sz="4" w:space="0" w:color="auto"/>
              <w:right w:val="single" w:sz="4" w:space="0" w:color="auto"/>
            </w:tcBorders>
            <w:shd w:val="clear" w:color="000000" w:fill="FFFFFF"/>
            <w:noWrap/>
            <w:vAlign w:val="center"/>
            <w:hideMark/>
          </w:tcPr>
          <w:p w:rsidR="003616DE" w:rsidRPr="00913F30" w:rsidRDefault="003616DE" w:rsidP="003616DE">
            <w:pPr>
              <w:spacing w:after="0" w:line="240" w:lineRule="auto"/>
              <w:jc w:val="center"/>
              <w:rPr>
                <w:rFonts w:ascii="Arial" w:eastAsia="Times New Roman" w:hAnsi="Arial" w:cs="Arial"/>
                <w:color w:val="000000"/>
                <w:lang w:eastAsia="es-CO"/>
              </w:rPr>
            </w:pPr>
            <w:r w:rsidRPr="00913F30">
              <w:rPr>
                <w:rFonts w:ascii="Arial" w:eastAsia="Times New Roman" w:hAnsi="Arial" w:cs="Arial"/>
                <w:color w:val="000000"/>
                <w:lang w:eastAsia="es-CO"/>
              </w:rPr>
              <w:t>CF Engine</w:t>
            </w:r>
          </w:p>
        </w:tc>
      </w:tr>
      <w:tr w:rsidR="003616DE" w:rsidRPr="00913F30" w:rsidTr="003616DE">
        <w:trPr>
          <w:trHeight w:val="285"/>
          <w:jc w:val="center"/>
        </w:trPr>
        <w:tc>
          <w:tcPr>
            <w:tcW w:w="4405" w:type="dxa"/>
            <w:tcBorders>
              <w:top w:val="nil"/>
              <w:left w:val="single" w:sz="4" w:space="0" w:color="auto"/>
              <w:bottom w:val="single" w:sz="4" w:space="0" w:color="auto"/>
              <w:right w:val="single" w:sz="4" w:space="0" w:color="auto"/>
            </w:tcBorders>
            <w:shd w:val="clear" w:color="000000" w:fill="FFFFFF"/>
            <w:noWrap/>
            <w:vAlign w:val="center"/>
            <w:hideMark/>
          </w:tcPr>
          <w:p w:rsidR="003616DE" w:rsidRPr="00913F30" w:rsidRDefault="003616DE" w:rsidP="003616DE">
            <w:pPr>
              <w:spacing w:after="0" w:line="240" w:lineRule="auto"/>
              <w:rPr>
                <w:rFonts w:ascii="Arial" w:eastAsia="Times New Roman" w:hAnsi="Arial" w:cs="Arial"/>
                <w:color w:val="000000"/>
                <w:lang w:eastAsia="es-CO"/>
              </w:rPr>
            </w:pPr>
            <w:r w:rsidRPr="00913F30">
              <w:rPr>
                <w:rFonts w:ascii="Arial" w:eastAsia="Times New Roman" w:hAnsi="Arial" w:cs="Arial"/>
                <w:color w:val="000000"/>
                <w:lang w:eastAsia="es-CO"/>
              </w:rPr>
              <w:t>Configuration Manager</w:t>
            </w:r>
          </w:p>
        </w:tc>
        <w:tc>
          <w:tcPr>
            <w:tcW w:w="4325" w:type="dxa"/>
            <w:tcBorders>
              <w:top w:val="nil"/>
              <w:left w:val="nil"/>
              <w:bottom w:val="single" w:sz="4" w:space="0" w:color="auto"/>
              <w:right w:val="single" w:sz="4" w:space="0" w:color="auto"/>
            </w:tcBorders>
            <w:shd w:val="clear" w:color="000000" w:fill="FFFFFF"/>
            <w:noWrap/>
            <w:vAlign w:val="center"/>
            <w:hideMark/>
          </w:tcPr>
          <w:p w:rsidR="003616DE" w:rsidRPr="00913F30" w:rsidRDefault="003616DE" w:rsidP="003616DE">
            <w:pPr>
              <w:spacing w:after="0" w:line="240" w:lineRule="auto"/>
              <w:jc w:val="center"/>
              <w:rPr>
                <w:rFonts w:ascii="Arial" w:eastAsia="Times New Roman" w:hAnsi="Arial" w:cs="Arial"/>
                <w:color w:val="000000"/>
                <w:lang w:eastAsia="es-CO"/>
              </w:rPr>
            </w:pPr>
            <w:r w:rsidRPr="00913F30">
              <w:rPr>
                <w:rFonts w:ascii="Arial" w:eastAsia="Times New Roman" w:hAnsi="Arial" w:cs="Arial"/>
                <w:color w:val="000000"/>
                <w:lang w:eastAsia="es-CO"/>
              </w:rPr>
              <w:t>Run Reck</w:t>
            </w:r>
          </w:p>
        </w:tc>
      </w:tr>
      <w:tr w:rsidR="003616DE" w:rsidRPr="00913F30" w:rsidTr="003616DE">
        <w:trPr>
          <w:trHeight w:val="285"/>
          <w:jc w:val="center"/>
        </w:trPr>
        <w:tc>
          <w:tcPr>
            <w:tcW w:w="4405" w:type="dxa"/>
            <w:tcBorders>
              <w:top w:val="nil"/>
              <w:left w:val="single" w:sz="4" w:space="0" w:color="auto"/>
              <w:bottom w:val="single" w:sz="4" w:space="0" w:color="auto"/>
              <w:right w:val="single" w:sz="4" w:space="0" w:color="auto"/>
            </w:tcBorders>
            <w:shd w:val="clear" w:color="000000" w:fill="FFFFFF"/>
            <w:noWrap/>
            <w:vAlign w:val="center"/>
            <w:hideMark/>
          </w:tcPr>
          <w:p w:rsidR="003616DE" w:rsidRPr="00913F30" w:rsidRDefault="003616DE" w:rsidP="003616DE">
            <w:pPr>
              <w:spacing w:after="0" w:line="240" w:lineRule="auto"/>
              <w:rPr>
                <w:rFonts w:ascii="Arial" w:eastAsia="Times New Roman" w:hAnsi="Arial" w:cs="Arial"/>
                <w:color w:val="000000"/>
                <w:lang w:eastAsia="es-CO"/>
              </w:rPr>
            </w:pPr>
            <w:r w:rsidRPr="00913F30">
              <w:rPr>
                <w:rFonts w:ascii="Arial" w:eastAsia="Times New Roman" w:hAnsi="Arial" w:cs="Arial"/>
                <w:color w:val="000000"/>
                <w:lang w:eastAsia="es-CO"/>
              </w:rPr>
              <w:t>Quality Analytics</w:t>
            </w:r>
          </w:p>
        </w:tc>
        <w:tc>
          <w:tcPr>
            <w:tcW w:w="4325" w:type="dxa"/>
            <w:tcBorders>
              <w:top w:val="nil"/>
              <w:left w:val="nil"/>
              <w:bottom w:val="single" w:sz="4" w:space="0" w:color="auto"/>
              <w:right w:val="single" w:sz="4" w:space="0" w:color="auto"/>
            </w:tcBorders>
            <w:shd w:val="clear" w:color="000000" w:fill="FFFFFF"/>
            <w:noWrap/>
            <w:vAlign w:val="center"/>
            <w:hideMark/>
          </w:tcPr>
          <w:p w:rsidR="003616DE" w:rsidRPr="00913F30" w:rsidRDefault="003616DE" w:rsidP="003616DE">
            <w:pPr>
              <w:spacing w:after="0" w:line="240" w:lineRule="auto"/>
              <w:jc w:val="center"/>
              <w:rPr>
                <w:rFonts w:ascii="Arial" w:eastAsia="Times New Roman" w:hAnsi="Arial" w:cs="Arial"/>
                <w:color w:val="000000"/>
                <w:lang w:eastAsia="es-CO"/>
              </w:rPr>
            </w:pPr>
            <w:r w:rsidRPr="00913F30">
              <w:rPr>
                <w:rFonts w:ascii="Arial" w:eastAsia="Times New Roman" w:hAnsi="Arial" w:cs="Arial"/>
                <w:color w:val="000000"/>
                <w:lang w:eastAsia="es-CO"/>
              </w:rPr>
              <w:t>Sonar</w:t>
            </w:r>
          </w:p>
        </w:tc>
      </w:tr>
      <w:tr w:rsidR="003616DE" w:rsidRPr="00913F30" w:rsidTr="003616DE">
        <w:trPr>
          <w:trHeight w:val="285"/>
          <w:jc w:val="center"/>
        </w:trPr>
        <w:tc>
          <w:tcPr>
            <w:tcW w:w="4405" w:type="dxa"/>
            <w:tcBorders>
              <w:top w:val="nil"/>
              <w:left w:val="single" w:sz="4" w:space="0" w:color="auto"/>
              <w:bottom w:val="single" w:sz="4" w:space="0" w:color="auto"/>
              <w:right w:val="single" w:sz="4" w:space="0" w:color="auto"/>
            </w:tcBorders>
            <w:shd w:val="clear" w:color="000000" w:fill="FFFFFF"/>
            <w:noWrap/>
            <w:vAlign w:val="center"/>
            <w:hideMark/>
          </w:tcPr>
          <w:p w:rsidR="003616DE" w:rsidRPr="00913F30" w:rsidRDefault="003616DE" w:rsidP="003616DE">
            <w:pPr>
              <w:spacing w:after="0" w:line="240" w:lineRule="auto"/>
              <w:rPr>
                <w:rFonts w:ascii="Arial" w:eastAsia="Times New Roman" w:hAnsi="Arial" w:cs="Arial"/>
                <w:color w:val="000000"/>
                <w:lang w:eastAsia="es-CO"/>
              </w:rPr>
            </w:pPr>
            <w:r w:rsidRPr="00913F30">
              <w:rPr>
                <w:rFonts w:ascii="Arial" w:eastAsia="Times New Roman" w:hAnsi="Arial" w:cs="Arial"/>
                <w:color w:val="000000"/>
                <w:lang w:eastAsia="es-CO"/>
              </w:rPr>
              <w:t>Quality Analytics</w:t>
            </w:r>
          </w:p>
        </w:tc>
        <w:tc>
          <w:tcPr>
            <w:tcW w:w="4325" w:type="dxa"/>
            <w:tcBorders>
              <w:top w:val="nil"/>
              <w:left w:val="nil"/>
              <w:bottom w:val="single" w:sz="4" w:space="0" w:color="auto"/>
              <w:right w:val="single" w:sz="4" w:space="0" w:color="auto"/>
            </w:tcBorders>
            <w:shd w:val="clear" w:color="000000" w:fill="FFFFFF"/>
            <w:noWrap/>
            <w:vAlign w:val="center"/>
            <w:hideMark/>
          </w:tcPr>
          <w:p w:rsidR="003616DE" w:rsidRPr="00913F30" w:rsidRDefault="003616DE" w:rsidP="003616DE">
            <w:pPr>
              <w:spacing w:after="0" w:line="240" w:lineRule="auto"/>
              <w:jc w:val="center"/>
              <w:rPr>
                <w:rFonts w:ascii="Arial" w:eastAsia="Times New Roman" w:hAnsi="Arial" w:cs="Arial"/>
                <w:color w:val="000000"/>
                <w:lang w:eastAsia="es-CO"/>
              </w:rPr>
            </w:pPr>
            <w:r w:rsidRPr="00913F30">
              <w:rPr>
                <w:rFonts w:ascii="Arial" w:eastAsia="Times New Roman" w:hAnsi="Arial" w:cs="Arial"/>
                <w:color w:val="000000"/>
                <w:lang w:eastAsia="es-CO"/>
              </w:rPr>
              <w:t>Converty</w:t>
            </w:r>
          </w:p>
        </w:tc>
      </w:tr>
      <w:tr w:rsidR="003616DE" w:rsidRPr="00913F30" w:rsidTr="003616DE">
        <w:trPr>
          <w:trHeight w:val="285"/>
          <w:jc w:val="center"/>
        </w:trPr>
        <w:tc>
          <w:tcPr>
            <w:tcW w:w="4405" w:type="dxa"/>
            <w:tcBorders>
              <w:top w:val="nil"/>
              <w:left w:val="single" w:sz="4" w:space="0" w:color="auto"/>
              <w:bottom w:val="single" w:sz="4" w:space="0" w:color="auto"/>
              <w:right w:val="single" w:sz="4" w:space="0" w:color="auto"/>
            </w:tcBorders>
            <w:shd w:val="clear" w:color="000000" w:fill="FFFFFF"/>
            <w:noWrap/>
            <w:vAlign w:val="center"/>
            <w:hideMark/>
          </w:tcPr>
          <w:p w:rsidR="003616DE" w:rsidRPr="00913F30" w:rsidRDefault="003616DE" w:rsidP="003616DE">
            <w:pPr>
              <w:spacing w:after="0" w:line="240" w:lineRule="auto"/>
              <w:rPr>
                <w:rFonts w:ascii="Arial" w:eastAsia="Times New Roman" w:hAnsi="Arial" w:cs="Arial"/>
                <w:color w:val="000000"/>
                <w:lang w:eastAsia="es-CO"/>
              </w:rPr>
            </w:pPr>
            <w:r w:rsidRPr="00913F30">
              <w:rPr>
                <w:rFonts w:ascii="Arial" w:eastAsia="Times New Roman" w:hAnsi="Arial" w:cs="Arial"/>
                <w:color w:val="000000"/>
                <w:lang w:eastAsia="es-CO"/>
              </w:rPr>
              <w:t>Quality Analytics</w:t>
            </w:r>
          </w:p>
        </w:tc>
        <w:tc>
          <w:tcPr>
            <w:tcW w:w="4325" w:type="dxa"/>
            <w:tcBorders>
              <w:top w:val="nil"/>
              <w:left w:val="nil"/>
              <w:bottom w:val="single" w:sz="4" w:space="0" w:color="auto"/>
              <w:right w:val="single" w:sz="4" w:space="0" w:color="auto"/>
            </w:tcBorders>
            <w:shd w:val="clear" w:color="000000" w:fill="FFFFFF"/>
            <w:noWrap/>
            <w:vAlign w:val="center"/>
            <w:hideMark/>
          </w:tcPr>
          <w:p w:rsidR="003616DE" w:rsidRPr="00913F30" w:rsidRDefault="003616DE" w:rsidP="003616DE">
            <w:pPr>
              <w:spacing w:after="0" w:line="240" w:lineRule="auto"/>
              <w:jc w:val="center"/>
              <w:rPr>
                <w:rFonts w:ascii="Arial" w:eastAsia="Times New Roman" w:hAnsi="Arial" w:cs="Arial"/>
                <w:color w:val="000000"/>
                <w:lang w:eastAsia="es-CO"/>
              </w:rPr>
            </w:pPr>
            <w:r w:rsidRPr="00913F30">
              <w:rPr>
                <w:rFonts w:ascii="Arial" w:eastAsia="Times New Roman" w:hAnsi="Arial" w:cs="Arial"/>
                <w:color w:val="000000"/>
                <w:lang w:eastAsia="es-CO"/>
              </w:rPr>
              <w:t>Fortify</w:t>
            </w:r>
          </w:p>
        </w:tc>
      </w:tr>
      <w:tr w:rsidR="003616DE" w:rsidRPr="00913F30" w:rsidTr="003616DE">
        <w:trPr>
          <w:trHeight w:val="285"/>
          <w:jc w:val="center"/>
        </w:trPr>
        <w:tc>
          <w:tcPr>
            <w:tcW w:w="4405" w:type="dxa"/>
            <w:tcBorders>
              <w:top w:val="nil"/>
              <w:left w:val="single" w:sz="4" w:space="0" w:color="auto"/>
              <w:bottom w:val="single" w:sz="4" w:space="0" w:color="auto"/>
              <w:right w:val="single" w:sz="4" w:space="0" w:color="auto"/>
            </w:tcBorders>
            <w:shd w:val="clear" w:color="000000" w:fill="FFFFFF"/>
            <w:noWrap/>
            <w:vAlign w:val="center"/>
            <w:hideMark/>
          </w:tcPr>
          <w:p w:rsidR="003616DE" w:rsidRPr="00913F30" w:rsidRDefault="003616DE" w:rsidP="003616DE">
            <w:pPr>
              <w:spacing w:after="0" w:line="240" w:lineRule="auto"/>
              <w:rPr>
                <w:rFonts w:ascii="Arial" w:eastAsia="Times New Roman" w:hAnsi="Arial" w:cs="Arial"/>
                <w:color w:val="000000"/>
                <w:lang w:eastAsia="es-CO"/>
              </w:rPr>
            </w:pPr>
            <w:r w:rsidRPr="00913F30">
              <w:rPr>
                <w:rFonts w:ascii="Arial" w:eastAsia="Times New Roman" w:hAnsi="Arial" w:cs="Arial"/>
                <w:color w:val="000000"/>
                <w:lang w:eastAsia="es-CO"/>
              </w:rPr>
              <w:t>Quality Analytics</w:t>
            </w:r>
          </w:p>
        </w:tc>
        <w:tc>
          <w:tcPr>
            <w:tcW w:w="4325" w:type="dxa"/>
            <w:tcBorders>
              <w:top w:val="nil"/>
              <w:left w:val="nil"/>
              <w:bottom w:val="single" w:sz="4" w:space="0" w:color="auto"/>
              <w:right w:val="single" w:sz="4" w:space="0" w:color="auto"/>
            </w:tcBorders>
            <w:shd w:val="clear" w:color="000000" w:fill="FFFFFF"/>
            <w:noWrap/>
            <w:vAlign w:val="center"/>
            <w:hideMark/>
          </w:tcPr>
          <w:p w:rsidR="003616DE" w:rsidRPr="00913F30" w:rsidRDefault="003616DE" w:rsidP="003616DE">
            <w:pPr>
              <w:spacing w:after="0" w:line="240" w:lineRule="auto"/>
              <w:jc w:val="center"/>
              <w:rPr>
                <w:rFonts w:ascii="Arial" w:eastAsia="Times New Roman" w:hAnsi="Arial" w:cs="Arial"/>
                <w:color w:val="000000"/>
                <w:lang w:eastAsia="es-CO"/>
              </w:rPr>
            </w:pPr>
            <w:r w:rsidRPr="00913F30">
              <w:rPr>
                <w:rFonts w:ascii="Arial" w:eastAsia="Times New Roman" w:hAnsi="Arial" w:cs="Arial"/>
                <w:color w:val="000000"/>
                <w:lang w:eastAsia="es-CO"/>
              </w:rPr>
              <w:t>Grade</w:t>
            </w:r>
          </w:p>
        </w:tc>
      </w:tr>
    </w:tbl>
    <w:p w:rsidR="00B33A4D" w:rsidRPr="00913F30" w:rsidRDefault="00B33A4D" w:rsidP="00B33A4D">
      <w:pPr>
        <w:pStyle w:val="Heading2"/>
        <w:rPr>
          <w:rFonts w:ascii="Arial" w:hAnsi="Arial" w:cs="Arial"/>
          <w:sz w:val="44"/>
          <w:szCs w:val="44"/>
        </w:rPr>
      </w:pPr>
      <w:bookmarkStart w:id="9" w:name="_Toc467491092"/>
      <w:r w:rsidRPr="00913F30">
        <w:rPr>
          <w:rFonts w:ascii="Arial" w:hAnsi="Arial" w:cs="Arial"/>
          <w:sz w:val="44"/>
          <w:szCs w:val="44"/>
        </w:rPr>
        <w:lastRenderedPageBreak/>
        <w:t>Criterios de análisis</w:t>
      </w:r>
      <w:r w:rsidR="00BB6F99" w:rsidRPr="00913F30">
        <w:rPr>
          <w:rStyle w:val="FootnoteReference"/>
          <w:rFonts w:ascii="Arial" w:hAnsi="Arial" w:cs="Arial"/>
          <w:sz w:val="28"/>
          <w:szCs w:val="28"/>
        </w:rPr>
        <w:footnoteReference w:id="2"/>
      </w:r>
      <w:bookmarkEnd w:id="9"/>
    </w:p>
    <w:p w:rsidR="00B33A4D" w:rsidRPr="00913F30" w:rsidRDefault="00B33A4D" w:rsidP="00B33A4D">
      <w:pPr>
        <w:rPr>
          <w:rFonts w:ascii="Arial" w:hAnsi="Arial" w:cs="Arial"/>
        </w:rPr>
      </w:pPr>
    </w:p>
    <w:tbl>
      <w:tblPr>
        <w:tblW w:w="9350" w:type="dxa"/>
        <w:jc w:val="center"/>
        <w:tblCellMar>
          <w:left w:w="70" w:type="dxa"/>
          <w:right w:w="70" w:type="dxa"/>
        </w:tblCellMar>
        <w:tblLook w:val="04A0" w:firstRow="1" w:lastRow="0" w:firstColumn="1" w:lastColumn="0" w:noHBand="0" w:noVBand="1"/>
      </w:tblPr>
      <w:tblGrid>
        <w:gridCol w:w="1608"/>
        <w:gridCol w:w="2354"/>
        <w:gridCol w:w="4722"/>
        <w:gridCol w:w="666"/>
      </w:tblGrid>
      <w:tr w:rsidR="00B33A4D" w:rsidRPr="00913F30" w:rsidTr="003B5938">
        <w:trPr>
          <w:trHeight w:val="332"/>
          <w:jc w:val="center"/>
        </w:trPr>
        <w:tc>
          <w:tcPr>
            <w:tcW w:w="1485" w:type="dxa"/>
            <w:tcBorders>
              <w:top w:val="single" w:sz="4" w:space="0" w:color="auto"/>
              <w:left w:val="single" w:sz="4" w:space="0" w:color="auto"/>
              <w:bottom w:val="single" w:sz="4" w:space="0" w:color="auto"/>
              <w:right w:val="single" w:sz="4" w:space="0" w:color="auto"/>
            </w:tcBorders>
            <w:shd w:val="clear" w:color="auto" w:fill="1F4E79" w:themeFill="accent1" w:themeFillShade="80"/>
            <w:vAlign w:val="center"/>
          </w:tcPr>
          <w:p w:rsidR="00B33A4D" w:rsidRPr="00913F30" w:rsidRDefault="00B33A4D" w:rsidP="003B5938">
            <w:pPr>
              <w:jc w:val="center"/>
              <w:rPr>
                <w:rFonts w:ascii="Arial" w:hAnsi="Arial" w:cs="Arial"/>
                <w:b/>
                <w:color w:val="FFFFFF" w:themeColor="background1"/>
              </w:rPr>
            </w:pPr>
            <w:r w:rsidRPr="00913F30">
              <w:rPr>
                <w:rFonts w:ascii="Arial" w:hAnsi="Arial" w:cs="Arial"/>
                <w:b/>
                <w:color w:val="FFFFFF" w:themeColor="background1"/>
              </w:rPr>
              <w:t>Característica</w:t>
            </w:r>
          </w:p>
        </w:tc>
        <w:tc>
          <w:tcPr>
            <w:tcW w:w="2380" w:type="dxa"/>
            <w:tcBorders>
              <w:top w:val="single" w:sz="4" w:space="0" w:color="auto"/>
              <w:left w:val="single" w:sz="4" w:space="0" w:color="auto"/>
              <w:bottom w:val="single" w:sz="4" w:space="0" w:color="auto"/>
              <w:right w:val="single" w:sz="4" w:space="0" w:color="auto"/>
            </w:tcBorders>
            <w:shd w:val="clear" w:color="auto" w:fill="1F4E79" w:themeFill="accent1" w:themeFillShade="80"/>
            <w:vAlign w:val="center"/>
          </w:tcPr>
          <w:p w:rsidR="00B33A4D" w:rsidRPr="00913F30" w:rsidRDefault="00B33A4D" w:rsidP="003B5938">
            <w:pPr>
              <w:jc w:val="center"/>
              <w:rPr>
                <w:rFonts w:ascii="Arial" w:hAnsi="Arial" w:cs="Arial"/>
                <w:b/>
                <w:color w:val="FFFFFF" w:themeColor="background1"/>
              </w:rPr>
            </w:pPr>
            <w:r w:rsidRPr="00913F30">
              <w:rPr>
                <w:rFonts w:ascii="Arial" w:hAnsi="Arial" w:cs="Arial"/>
                <w:b/>
                <w:color w:val="FFFFFF" w:themeColor="background1"/>
              </w:rPr>
              <w:t>Funcionalidad</w:t>
            </w:r>
          </w:p>
        </w:tc>
        <w:tc>
          <w:tcPr>
            <w:tcW w:w="4860" w:type="dxa"/>
            <w:tcBorders>
              <w:top w:val="single" w:sz="4" w:space="0" w:color="auto"/>
              <w:left w:val="single" w:sz="4" w:space="0" w:color="auto"/>
              <w:bottom w:val="single" w:sz="4" w:space="0" w:color="auto"/>
              <w:right w:val="single" w:sz="4" w:space="0" w:color="auto"/>
            </w:tcBorders>
            <w:shd w:val="clear" w:color="auto" w:fill="1F4E79" w:themeFill="accent1" w:themeFillShade="80"/>
            <w:vAlign w:val="center"/>
          </w:tcPr>
          <w:p w:rsidR="00B33A4D" w:rsidRPr="00913F30" w:rsidRDefault="00B33A4D" w:rsidP="003B5938">
            <w:pPr>
              <w:jc w:val="center"/>
              <w:rPr>
                <w:rFonts w:ascii="Arial" w:hAnsi="Arial" w:cs="Arial"/>
                <w:b/>
                <w:color w:val="FFFFFF" w:themeColor="background1"/>
              </w:rPr>
            </w:pPr>
            <w:r w:rsidRPr="00913F30">
              <w:rPr>
                <w:rFonts w:ascii="Arial" w:hAnsi="Arial" w:cs="Arial"/>
                <w:b/>
                <w:color w:val="FFFFFF" w:themeColor="background1"/>
              </w:rPr>
              <w:t>Descripción</w:t>
            </w:r>
          </w:p>
        </w:tc>
        <w:tc>
          <w:tcPr>
            <w:tcW w:w="625" w:type="dxa"/>
            <w:tcBorders>
              <w:top w:val="single" w:sz="4" w:space="0" w:color="auto"/>
              <w:left w:val="single" w:sz="4" w:space="0" w:color="auto"/>
              <w:bottom w:val="single" w:sz="4" w:space="0" w:color="auto"/>
              <w:right w:val="single" w:sz="4" w:space="0" w:color="auto"/>
            </w:tcBorders>
            <w:shd w:val="clear" w:color="auto" w:fill="1F4E79" w:themeFill="accent1" w:themeFillShade="80"/>
          </w:tcPr>
          <w:p w:rsidR="00B33A4D" w:rsidRPr="00913F30" w:rsidRDefault="00B33A4D" w:rsidP="003B5938">
            <w:pPr>
              <w:jc w:val="center"/>
              <w:rPr>
                <w:rFonts w:ascii="Arial" w:hAnsi="Arial" w:cs="Arial"/>
                <w:b/>
                <w:color w:val="FFFFFF" w:themeColor="background1"/>
              </w:rPr>
            </w:pPr>
            <w:r w:rsidRPr="00913F30">
              <w:rPr>
                <w:rFonts w:ascii="Arial" w:hAnsi="Arial" w:cs="Arial"/>
                <w:b/>
                <w:color w:val="FFFFFF" w:themeColor="background1"/>
              </w:rPr>
              <w:t>Peso</w:t>
            </w:r>
          </w:p>
        </w:tc>
      </w:tr>
      <w:tr w:rsidR="00B33A4D" w:rsidRPr="00913F30" w:rsidTr="003B5938">
        <w:trPr>
          <w:trHeight w:val="720"/>
          <w:jc w:val="center"/>
        </w:trPr>
        <w:tc>
          <w:tcPr>
            <w:tcW w:w="148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B33A4D" w:rsidRPr="00913F30" w:rsidRDefault="00B33A4D" w:rsidP="003B5938">
            <w:pPr>
              <w:jc w:val="both"/>
              <w:rPr>
                <w:rFonts w:ascii="Arial" w:hAnsi="Arial" w:cs="Arial"/>
              </w:rPr>
            </w:pPr>
            <w:r w:rsidRPr="00913F30">
              <w:rPr>
                <w:rFonts w:ascii="Arial" w:hAnsi="Arial" w:cs="Arial"/>
              </w:rPr>
              <w:t>Funcionalidad</w:t>
            </w:r>
          </w:p>
        </w:tc>
        <w:tc>
          <w:tcPr>
            <w:tcW w:w="2380" w:type="dxa"/>
            <w:tcBorders>
              <w:top w:val="single" w:sz="4" w:space="0" w:color="auto"/>
              <w:left w:val="nil"/>
              <w:bottom w:val="single" w:sz="4" w:space="0" w:color="auto"/>
              <w:right w:val="single" w:sz="4" w:space="0" w:color="auto"/>
            </w:tcBorders>
            <w:shd w:val="clear" w:color="auto" w:fill="auto"/>
            <w:vAlign w:val="center"/>
            <w:hideMark/>
          </w:tcPr>
          <w:p w:rsidR="00B33A4D" w:rsidRPr="00913F30" w:rsidRDefault="00B33A4D" w:rsidP="003B5938">
            <w:pPr>
              <w:jc w:val="both"/>
              <w:rPr>
                <w:rFonts w:ascii="Arial" w:hAnsi="Arial" w:cs="Arial"/>
              </w:rPr>
            </w:pPr>
            <w:r w:rsidRPr="00913F30">
              <w:rPr>
                <w:rFonts w:ascii="Arial" w:hAnsi="Arial" w:cs="Arial"/>
              </w:rPr>
              <w:t>Orientado a IC</w:t>
            </w:r>
          </w:p>
        </w:tc>
        <w:tc>
          <w:tcPr>
            <w:tcW w:w="4860" w:type="dxa"/>
            <w:tcBorders>
              <w:top w:val="single" w:sz="4" w:space="0" w:color="auto"/>
              <w:left w:val="nil"/>
              <w:bottom w:val="single" w:sz="4" w:space="0" w:color="auto"/>
              <w:right w:val="single" w:sz="4" w:space="0" w:color="auto"/>
            </w:tcBorders>
          </w:tcPr>
          <w:p w:rsidR="00B33A4D" w:rsidRPr="00913F30" w:rsidRDefault="00B33A4D" w:rsidP="003B5938">
            <w:pPr>
              <w:jc w:val="both"/>
              <w:rPr>
                <w:rFonts w:ascii="Arial" w:hAnsi="Arial" w:cs="Arial"/>
              </w:rPr>
            </w:pPr>
            <w:r w:rsidRPr="00913F30">
              <w:rPr>
                <w:rFonts w:ascii="Arial" w:hAnsi="Arial" w:cs="Arial"/>
                <w:color w:val="000000"/>
                <w:sz w:val="20"/>
                <w:szCs w:val="20"/>
                <w:shd w:val="clear" w:color="auto" w:fill="FFFFFF"/>
              </w:rPr>
              <w:t>Define la naturaleza funcional del sistema seleccionado, de tal manera que se pueda identificar su vínculo con IC.</w:t>
            </w:r>
          </w:p>
        </w:tc>
        <w:tc>
          <w:tcPr>
            <w:tcW w:w="625" w:type="dxa"/>
            <w:tcBorders>
              <w:top w:val="single" w:sz="4" w:space="0" w:color="auto"/>
              <w:left w:val="nil"/>
              <w:bottom w:val="single" w:sz="4" w:space="0" w:color="auto"/>
              <w:right w:val="single" w:sz="4" w:space="0" w:color="auto"/>
            </w:tcBorders>
          </w:tcPr>
          <w:p w:rsidR="00B33A4D" w:rsidRPr="00913F30" w:rsidRDefault="00B33A4D" w:rsidP="003B5938">
            <w:pPr>
              <w:jc w:val="both"/>
              <w:rPr>
                <w:rFonts w:ascii="Arial" w:hAnsi="Arial" w:cs="Arial"/>
                <w:color w:val="000000"/>
                <w:sz w:val="20"/>
                <w:szCs w:val="20"/>
                <w:shd w:val="clear" w:color="auto" w:fill="FFFFFF"/>
              </w:rPr>
            </w:pPr>
            <w:r w:rsidRPr="00913F30">
              <w:rPr>
                <w:rFonts w:ascii="Arial" w:hAnsi="Arial" w:cs="Arial"/>
                <w:color w:val="000000"/>
                <w:sz w:val="20"/>
                <w:szCs w:val="20"/>
                <w:shd w:val="clear" w:color="auto" w:fill="FFFFFF"/>
              </w:rPr>
              <w:t>100</w:t>
            </w:r>
          </w:p>
        </w:tc>
      </w:tr>
      <w:tr w:rsidR="00B33A4D" w:rsidRPr="00913F30" w:rsidTr="003B5938">
        <w:trPr>
          <w:trHeight w:val="300"/>
          <w:jc w:val="center"/>
        </w:trPr>
        <w:tc>
          <w:tcPr>
            <w:tcW w:w="1485" w:type="dxa"/>
            <w:vMerge/>
            <w:tcBorders>
              <w:top w:val="single" w:sz="4" w:space="0" w:color="auto"/>
              <w:left w:val="single" w:sz="4" w:space="0" w:color="auto"/>
              <w:bottom w:val="single" w:sz="4" w:space="0" w:color="auto"/>
              <w:right w:val="single" w:sz="4" w:space="0" w:color="auto"/>
            </w:tcBorders>
            <w:vAlign w:val="center"/>
            <w:hideMark/>
          </w:tcPr>
          <w:p w:rsidR="00B33A4D" w:rsidRPr="00913F30" w:rsidRDefault="00B33A4D" w:rsidP="003B5938">
            <w:pPr>
              <w:jc w:val="both"/>
              <w:rPr>
                <w:rFonts w:ascii="Arial" w:hAnsi="Arial" w:cs="Arial"/>
              </w:rPr>
            </w:pPr>
          </w:p>
        </w:tc>
        <w:tc>
          <w:tcPr>
            <w:tcW w:w="2380" w:type="dxa"/>
            <w:tcBorders>
              <w:top w:val="nil"/>
              <w:left w:val="nil"/>
              <w:bottom w:val="single" w:sz="4" w:space="0" w:color="auto"/>
              <w:right w:val="single" w:sz="4" w:space="0" w:color="auto"/>
            </w:tcBorders>
            <w:shd w:val="clear" w:color="auto" w:fill="auto"/>
            <w:vAlign w:val="center"/>
            <w:hideMark/>
          </w:tcPr>
          <w:p w:rsidR="00B33A4D" w:rsidRPr="00913F30" w:rsidRDefault="00B33A4D" w:rsidP="003B5938">
            <w:pPr>
              <w:jc w:val="both"/>
              <w:rPr>
                <w:rFonts w:ascii="Arial" w:hAnsi="Arial" w:cs="Arial"/>
              </w:rPr>
            </w:pPr>
            <w:r w:rsidRPr="00913F30">
              <w:rPr>
                <w:rFonts w:ascii="Arial" w:hAnsi="Arial" w:cs="Arial"/>
              </w:rPr>
              <w:t>Exactitud</w:t>
            </w:r>
          </w:p>
        </w:tc>
        <w:tc>
          <w:tcPr>
            <w:tcW w:w="4860" w:type="dxa"/>
            <w:tcBorders>
              <w:top w:val="nil"/>
              <w:left w:val="nil"/>
              <w:bottom w:val="single" w:sz="4" w:space="0" w:color="auto"/>
              <w:right w:val="single" w:sz="4" w:space="0" w:color="auto"/>
            </w:tcBorders>
          </w:tcPr>
          <w:p w:rsidR="00B33A4D" w:rsidRPr="00913F30" w:rsidRDefault="00B33A4D" w:rsidP="003B5938">
            <w:pPr>
              <w:jc w:val="both"/>
              <w:rPr>
                <w:rFonts w:ascii="Arial" w:hAnsi="Arial" w:cs="Arial"/>
              </w:rPr>
            </w:pPr>
            <w:r w:rsidRPr="00913F30">
              <w:rPr>
                <w:rFonts w:ascii="Arial" w:hAnsi="Arial" w:cs="Arial"/>
              </w:rPr>
              <w:t>Configuración y ejecución de la lógica de negocio siguiendo los lineamientos configurados previamente.</w:t>
            </w:r>
          </w:p>
        </w:tc>
        <w:tc>
          <w:tcPr>
            <w:tcW w:w="625" w:type="dxa"/>
            <w:tcBorders>
              <w:top w:val="nil"/>
              <w:left w:val="nil"/>
              <w:bottom w:val="single" w:sz="4" w:space="0" w:color="auto"/>
              <w:right w:val="single" w:sz="4" w:space="0" w:color="auto"/>
            </w:tcBorders>
          </w:tcPr>
          <w:p w:rsidR="00B33A4D" w:rsidRPr="00913F30" w:rsidRDefault="00B33A4D" w:rsidP="003B5938">
            <w:pPr>
              <w:jc w:val="both"/>
              <w:rPr>
                <w:rFonts w:ascii="Arial" w:hAnsi="Arial" w:cs="Arial"/>
              </w:rPr>
            </w:pPr>
            <w:r w:rsidRPr="00913F30">
              <w:rPr>
                <w:rFonts w:ascii="Arial" w:hAnsi="Arial" w:cs="Arial"/>
              </w:rPr>
              <w:t>100</w:t>
            </w:r>
          </w:p>
        </w:tc>
      </w:tr>
      <w:tr w:rsidR="00B33A4D" w:rsidRPr="00913F30" w:rsidTr="003B5938">
        <w:trPr>
          <w:trHeight w:val="300"/>
          <w:jc w:val="center"/>
        </w:trPr>
        <w:tc>
          <w:tcPr>
            <w:tcW w:w="1485" w:type="dxa"/>
            <w:vMerge/>
            <w:tcBorders>
              <w:top w:val="single" w:sz="4" w:space="0" w:color="auto"/>
              <w:left w:val="single" w:sz="4" w:space="0" w:color="auto"/>
              <w:bottom w:val="single" w:sz="4" w:space="0" w:color="auto"/>
              <w:right w:val="single" w:sz="4" w:space="0" w:color="auto"/>
            </w:tcBorders>
            <w:vAlign w:val="center"/>
            <w:hideMark/>
          </w:tcPr>
          <w:p w:rsidR="00B33A4D" w:rsidRPr="00913F30" w:rsidRDefault="00B33A4D" w:rsidP="003B5938">
            <w:pPr>
              <w:jc w:val="both"/>
              <w:rPr>
                <w:rFonts w:ascii="Arial" w:hAnsi="Arial" w:cs="Arial"/>
              </w:rPr>
            </w:pPr>
          </w:p>
        </w:tc>
        <w:tc>
          <w:tcPr>
            <w:tcW w:w="2380" w:type="dxa"/>
            <w:tcBorders>
              <w:top w:val="nil"/>
              <w:left w:val="nil"/>
              <w:bottom w:val="single" w:sz="4" w:space="0" w:color="auto"/>
              <w:right w:val="single" w:sz="4" w:space="0" w:color="auto"/>
            </w:tcBorders>
            <w:shd w:val="clear" w:color="auto" w:fill="auto"/>
            <w:vAlign w:val="center"/>
            <w:hideMark/>
          </w:tcPr>
          <w:p w:rsidR="00B33A4D" w:rsidRPr="00913F30" w:rsidRDefault="00B33A4D" w:rsidP="003B5938">
            <w:pPr>
              <w:jc w:val="both"/>
              <w:rPr>
                <w:rFonts w:ascii="Arial" w:hAnsi="Arial" w:cs="Arial"/>
              </w:rPr>
            </w:pPr>
            <w:r w:rsidRPr="00913F30">
              <w:rPr>
                <w:rFonts w:ascii="Arial" w:hAnsi="Arial" w:cs="Arial"/>
              </w:rPr>
              <w:t>Interoperabilidad</w:t>
            </w:r>
          </w:p>
        </w:tc>
        <w:tc>
          <w:tcPr>
            <w:tcW w:w="4860" w:type="dxa"/>
            <w:tcBorders>
              <w:top w:val="nil"/>
              <w:left w:val="nil"/>
              <w:bottom w:val="single" w:sz="4" w:space="0" w:color="auto"/>
              <w:right w:val="single" w:sz="4" w:space="0" w:color="auto"/>
            </w:tcBorders>
          </w:tcPr>
          <w:p w:rsidR="00B33A4D" w:rsidRPr="00913F30" w:rsidRDefault="00B33A4D" w:rsidP="003B5938">
            <w:pPr>
              <w:jc w:val="both"/>
              <w:rPr>
                <w:rFonts w:ascii="Arial" w:hAnsi="Arial" w:cs="Arial"/>
              </w:rPr>
            </w:pPr>
            <w:r w:rsidRPr="00913F30">
              <w:rPr>
                <w:rFonts w:ascii="Arial" w:hAnsi="Arial" w:cs="Arial"/>
              </w:rPr>
              <w:t>Capacidad para vincularse de forma implícita o explícita con otras plataformas y/o sistemas.</w:t>
            </w:r>
          </w:p>
        </w:tc>
        <w:tc>
          <w:tcPr>
            <w:tcW w:w="625" w:type="dxa"/>
            <w:tcBorders>
              <w:top w:val="nil"/>
              <w:left w:val="nil"/>
              <w:bottom w:val="single" w:sz="4" w:space="0" w:color="auto"/>
              <w:right w:val="single" w:sz="4" w:space="0" w:color="auto"/>
            </w:tcBorders>
          </w:tcPr>
          <w:p w:rsidR="00B33A4D" w:rsidRPr="00913F30" w:rsidRDefault="00B33A4D" w:rsidP="003B5938">
            <w:pPr>
              <w:jc w:val="both"/>
              <w:rPr>
                <w:rFonts w:ascii="Arial" w:hAnsi="Arial" w:cs="Arial"/>
              </w:rPr>
            </w:pPr>
            <w:r w:rsidRPr="00913F30">
              <w:rPr>
                <w:rFonts w:ascii="Arial" w:hAnsi="Arial" w:cs="Arial"/>
              </w:rPr>
              <w:t>100</w:t>
            </w:r>
          </w:p>
        </w:tc>
      </w:tr>
      <w:tr w:rsidR="00B33A4D" w:rsidRPr="00913F30" w:rsidTr="003B5938">
        <w:trPr>
          <w:trHeight w:val="300"/>
          <w:jc w:val="center"/>
        </w:trPr>
        <w:tc>
          <w:tcPr>
            <w:tcW w:w="1485" w:type="dxa"/>
            <w:vMerge/>
            <w:tcBorders>
              <w:top w:val="single" w:sz="4" w:space="0" w:color="auto"/>
              <w:left w:val="single" w:sz="4" w:space="0" w:color="auto"/>
              <w:bottom w:val="single" w:sz="4" w:space="0" w:color="auto"/>
              <w:right w:val="single" w:sz="4" w:space="0" w:color="auto"/>
            </w:tcBorders>
            <w:vAlign w:val="center"/>
            <w:hideMark/>
          </w:tcPr>
          <w:p w:rsidR="00B33A4D" w:rsidRPr="00913F30" w:rsidRDefault="00B33A4D" w:rsidP="003B5938">
            <w:pPr>
              <w:jc w:val="both"/>
              <w:rPr>
                <w:rFonts w:ascii="Arial" w:hAnsi="Arial" w:cs="Arial"/>
              </w:rPr>
            </w:pPr>
          </w:p>
        </w:tc>
        <w:tc>
          <w:tcPr>
            <w:tcW w:w="2380" w:type="dxa"/>
            <w:tcBorders>
              <w:top w:val="nil"/>
              <w:left w:val="nil"/>
              <w:bottom w:val="single" w:sz="4" w:space="0" w:color="auto"/>
              <w:right w:val="single" w:sz="4" w:space="0" w:color="auto"/>
            </w:tcBorders>
            <w:shd w:val="clear" w:color="auto" w:fill="auto"/>
            <w:vAlign w:val="center"/>
            <w:hideMark/>
          </w:tcPr>
          <w:p w:rsidR="00B33A4D" w:rsidRPr="00913F30" w:rsidRDefault="00B33A4D" w:rsidP="003B5938">
            <w:pPr>
              <w:jc w:val="both"/>
              <w:rPr>
                <w:rFonts w:ascii="Arial" w:hAnsi="Arial" w:cs="Arial"/>
              </w:rPr>
            </w:pPr>
            <w:r w:rsidRPr="00913F30">
              <w:rPr>
                <w:rFonts w:ascii="Arial" w:hAnsi="Arial" w:cs="Arial"/>
              </w:rPr>
              <w:t>Seguridad</w:t>
            </w:r>
          </w:p>
        </w:tc>
        <w:tc>
          <w:tcPr>
            <w:tcW w:w="4860" w:type="dxa"/>
            <w:tcBorders>
              <w:top w:val="nil"/>
              <w:left w:val="nil"/>
              <w:bottom w:val="single" w:sz="4" w:space="0" w:color="auto"/>
              <w:right w:val="single" w:sz="4" w:space="0" w:color="auto"/>
            </w:tcBorders>
          </w:tcPr>
          <w:p w:rsidR="00B33A4D" w:rsidRPr="00913F30" w:rsidRDefault="00B33A4D" w:rsidP="003B5938">
            <w:pPr>
              <w:jc w:val="both"/>
              <w:rPr>
                <w:rFonts w:ascii="Arial" w:hAnsi="Arial" w:cs="Arial"/>
              </w:rPr>
            </w:pPr>
            <w:r w:rsidRPr="00913F30">
              <w:rPr>
                <w:rFonts w:ascii="Arial" w:hAnsi="Arial" w:cs="Arial"/>
              </w:rPr>
              <w:t>Mecanismos básicos de protección de los datos e información manejada.</w:t>
            </w:r>
          </w:p>
        </w:tc>
        <w:tc>
          <w:tcPr>
            <w:tcW w:w="625" w:type="dxa"/>
            <w:tcBorders>
              <w:top w:val="nil"/>
              <w:left w:val="nil"/>
              <w:bottom w:val="single" w:sz="4" w:space="0" w:color="auto"/>
              <w:right w:val="single" w:sz="4" w:space="0" w:color="auto"/>
            </w:tcBorders>
          </w:tcPr>
          <w:p w:rsidR="00B33A4D" w:rsidRPr="00913F30" w:rsidRDefault="00B33A4D" w:rsidP="003B5938">
            <w:pPr>
              <w:jc w:val="both"/>
              <w:rPr>
                <w:rFonts w:ascii="Arial" w:hAnsi="Arial" w:cs="Arial"/>
              </w:rPr>
            </w:pPr>
            <w:r w:rsidRPr="00913F30">
              <w:rPr>
                <w:rFonts w:ascii="Arial" w:hAnsi="Arial" w:cs="Arial"/>
              </w:rPr>
              <w:t>100</w:t>
            </w:r>
          </w:p>
        </w:tc>
      </w:tr>
      <w:tr w:rsidR="00B33A4D" w:rsidRPr="00913F30" w:rsidTr="003B5938">
        <w:trPr>
          <w:trHeight w:val="300"/>
          <w:jc w:val="center"/>
        </w:trPr>
        <w:tc>
          <w:tcPr>
            <w:tcW w:w="1485" w:type="dxa"/>
            <w:vMerge w:val="restart"/>
            <w:tcBorders>
              <w:top w:val="nil"/>
              <w:left w:val="single" w:sz="4" w:space="0" w:color="auto"/>
              <w:bottom w:val="single" w:sz="4" w:space="0" w:color="auto"/>
              <w:right w:val="single" w:sz="4" w:space="0" w:color="auto"/>
            </w:tcBorders>
            <w:shd w:val="clear" w:color="auto" w:fill="auto"/>
            <w:vAlign w:val="center"/>
            <w:hideMark/>
          </w:tcPr>
          <w:p w:rsidR="00B33A4D" w:rsidRPr="00913F30" w:rsidRDefault="00B33A4D" w:rsidP="003B5938">
            <w:pPr>
              <w:jc w:val="both"/>
              <w:rPr>
                <w:rFonts w:ascii="Arial" w:hAnsi="Arial" w:cs="Arial"/>
              </w:rPr>
            </w:pPr>
            <w:r w:rsidRPr="00913F30">
              <w:rPr>
                <w:rFonts w:ascii="Arial" w:hAnsi="Arial" w:cs="Arial"/>
              </w:rPr>
              <w:t>Fiabilidad</w:t>
            </w:r>
          </w:p>
        </w:tc>
        <w:tc>
          <w:tcPr>
            <w:tcW w:w="2380" w:type="dxa"/>
            <w:tcBorders>
              <w:top w:val="nil"/>
              <w:left w:val="nil"/>
              <w:bottom w:val="single" w:sz="4" w:space="0" w:color="auto"/>
              <w:right w:val="single" w:sz="4" w:space="0" w:color="auto"/>
            </w:tcBorders>
            <w:shd w:val="clear" w:color="auto" w:fill="auto"/>
            <w:vAlign w:val="center"/>
            <w:hideMark/>
          </w:tcPr>
          <w:p w:rsidR="00B33A4D" w:rsidRPr="00913F30" w:rsidRDefault="00B33A4D" w:rsidP="003B5938">
            <w:pPr>
              <w:jc w:val="both"/>
              <w:rPr>
                <w:rFonts w:ascii="Arial" w:hAnsi="Arial" w:cs="Arial"/>
              </w:rPr>
            </w:pPr>
            <w:r w:rsidRPr="00913F30">
              <w:rPr>
                <w:rFonts w:ascii="Arial" w:hAnsi="Arial" w:cs="Arial"/>
              </w:rPr>
              <w:t>Recuperabilidad</w:t>
            </w:r>
          </w:p>
        </w:tc>
        <w:tc>
          <w:tcPr>
            <w:tcW w:w="4860" w:type="dxa"/>
            <w:tcBorders>
              <w:top w:val="nil"/>
              <w:left w:val="nil"/>
              <w:bottom w:val="single" w:sz="4" w:space="0" w:color="auto"/>
              <w:right w:val="single" w:sz="4" w:space="0" w:color="auto"/>
            </w:tcBorders>
          </w:tcPr>
          <w:p w:rsidR="00B33A4D" w:rsidRPr="00913F30" w:rsidRDefault="00B33A4D" w:rsidP="003B5938">
            <w:pPr>
              <w:jc w:val="both"/>
              <w:rPr>
                <w:rFonts w:ascii="Arial" w:hAnsi="Arial" w:cs="Arial"/>
              </w:rPr>
            </w:pPr>
            <w:r w:rsidRPr="00913F30">
              <w:rPr>
                <w:rFonts w:ascii="Arial" w:hAnsi="Arial" w:cs="Arial"/>
              </w:rPr>
              <w:t>Cuenta con los mecanismos implícitos para lograr hacer una recuperación ágil en casos de indisponibilidad, cuenta con mecanismos de backup y restore</w:t>
            </w:r>
          </w:p>
        </w:tc>
        <w:tc>
          <w:tcPr>
            <w:tcW w:w="625" w:type="dxa"/>
            <w:tcBorders>
              <w:top w:val="nil"/>
              <w:left w:val="nil"/>
              <w:bottom w:val="single" w:sz="4" w:space="0" w:color="auto"/>
              <w:right w:val="single" w:sz="4" w:space="0" w:color="auto"/>
            </w:tcBorders>
          </w:tcPr>
          <w:p w:rsidR="00B33A4D" w:rsidRPr="00913F30" w:rsidRDefault="00B33A4D" w:rsidP="003B5938">
            <w:pPr>
              <w:jc w:val="both"/>
              <w:rPr>
                <w:rFonts w:ascii="Arial" w:hAnsi="Arial" w:cs="Arial"/>
              </w:rPr>
            </w:pPr>
            <w:r w:rsidRPr="00913F30">
              <w:rPr>
                <w:rFonts w:ascii="Arial" w:hAnsi="Arial" w:cs="Arial"/>
              </w:rPr>
              <w:t>100</w:t>
            </w:r>
          </w:p>
        </w:tc>
      </w:tr>
      <w:tr w:rsidR="00B33A4D" w:rsidRPr="00913F30" w:rsidTr="003B5938">
        <w:trPr>
          <w:trHeight w:val="300"/>
          <w:jc w:val="center"/>
        </w:trPr>
        <w:tc>
          <w:tcPr>
            <w:tcW w:w="1485" w:type="dxa"/>
            <w:vMerge/>
            <w:tcBorders>
              <w:top w:val="nil"/>
              <w:left w:val="single" w:sz="4" w:space="0" w:color="auto"/>
              <w:bottom w:val="single" w:sz="4" w:space="0" w:color="auto"/>
              <w:right w:val="single" w:sz="4" w:space="0" w:color="auto"/>
            </w:tcBorders>
            <w:vAlign w:val="center"/>
            <w:hideMark/>
          </w:tcPr>
          <w:p w:rsidR="00B33A4D" w:rsidRPr="00913F30" w:rsidRDefault="00B33A4D" w:rsidP="003B5938">
            <w:pPr>
              <w:jc w:val="both"/>
              <w:rPr>
                <w:rFonts w:ascii="Arial" w:hAnsi="Arial" w:cs="Arial"/>
              </w:rPr>
            </w:pPr>
          </w:p>
        </w:tc>
        <w:tc>
          <w:tcPr>
            <w:tcW w:w="2380" w:type="dxa"/>
            <w:tcBorders>
              <w:top w:val="nil"/>
              <w:left w:val="nil"/>
              <w:bottom w:val="single" w:sz="4" w:space="0" w:color="auto"/>
              <w:right w:val="single" w:sz="4" w:space="0" w:color="auto"/>
            </w:tcBorders>
            <w:shd w:val="clear" w:color="auto" w:fill="auto"/>
            <w:vAlign w:val="center"/>
            <w:hideMark/>
          </w:tcPr>
          <w:p w:rsidR="00B33A4D" w:rsidRPr="00913F30" w:rsidRDefault="00B33A4D" w:rsidP="003B5938">
            <w:pPr>
              <w:jc w:val="both"/>
              <w:rPr>
                <w:rFonts w:ascii="Arial" w:hAnsi="Arial" w:cs="Arial"/>
              </w:rPr>
            </w:pPr>
            <w:r w:rsidRPr="00913F30">
              <w:rPr>
                <w:rFonts w:ascii="Arial" w:hAnsi="Arial" w:cs="Arial"/>
              </w:rPr>
              <w:t>Tolerancia a fallos</w:t>
            </w:r>
          </w:p>
        </w:tc>
        <w:tc>
          <w:tcPr>
            <w:tcW w:w="4860" w:type="dxa"/>
            <w:tcBorders>
              <w:top w:val="nil"/>
              <w:left w:val="nil"/>
              <w:bottom w:val="single" w:sz="4" w:space="0" w:color="auto"/>
              <w:right w:val="single" w:sz="4" w:space="0" w:color="auto"/>
            </w:tcBorders>
          </w:tcPr>
          <w:p w:rsidR="00B33A4D" w:rsidRPr="00913F30" w:rsidRDefault="00B33A4D" w:rsidP="003B5938">
            <w:pPr>
              <w:jc w:val="both"/>
              <w:rPr>
                <w:rFonts w:ascii="Arial" w:hAnsi="Arial" w:cs="Arial"/>
              </w:rPr>
            </w:pPr>
            <w:r w:rsidRPr="00913F30">
              <w:rPr>
                <w:rFonts w:ascii="Arial" w:hAnsi="Arial" w:cs="Arial"/>
                <w:color w:val="000000"/>
                <w:sz w:val="20"/>
                <w:szCs w:val="20"/>
                <w:shd w:val="clear" w:color="auto" w:fill="FFFFFF"/>
              </w:rPr>
              <w:t>Existencia de mecanismos o dispositivos que le permitan manejar excepciones</w:t>
            </w:r>
          </w:p>
        </w:tc>
        <w:tc>
          <w:tcPr>
            <w:tcW w:w="625" w:type="dxa"/>
            <w:tcBorders>
              <w:top w:val="nil"/>
              <w:left w:val="nil"/>
              <w:bottom w:val="single" w:sz="4" w:space="0" w:color="auto"/>
              <w:right w:val="single" w:sz="4" w:space="0" w:color="auto"/>
            </w:tcBorders>
          </w:tcPr>
          <w:p w:rsidR="00B33A4D" w:rsidRPr="00913F30" w:rsidRDefault="00B33A4D" w:rsidP="003B5938">
            <w:pPr>
              <w:jc w:val="both"/>
              <w:rPr>
                <w:rFonts w:ascii="Arial" w:hAnsi="Arial" w:cs="Arial"/>
                <w:color w:val="000000"/>
                <w:sz w:val="20"/>
                <w:szCs w:val="20"/>
                <w:shd w:val="clear" w:color="auto" w:fill="FFFFFF"/>
              </w:rPr>
            </w:pPr>
            <w:r w:rsidRPr="00913F30">
              <w:rPr>
                <w:rFonts w:ascii="Arial" w:hAnsi="Arial" w:cs="Arial"/>
                <w:color w:val="000000"/>
                <w:sz w:val="20"/>
                <w:szCs w:val="20"/>
                <w:shd w:val="clear" w:color="auto" w:fill="FFFFFF"/>
              </w:rPr>
              <w:t>100</w:t>
            </w:r>
          </w:p>
        </w:tc>
      </w:tr>
      <w:tr w:rsidR="00B33A4D" w:rsidRPr="00913F30" w:rsidTr="003B5938">
        <w:trPr>
          <w:trHeight w:val="300"/>
          <w:jc w:val="center"/>
        </w:trPr>
        <w:tc>
          <w:tcPr>
            <w:tcW w:w="1485" w:type="dxa"/>
            <w:vMerge w:val="restart"/>
            <w:tcBorders>
              <w:top w:val="nil"/>
              <w:left w:val="single" w:sz="4" w:space="0" w:color="auto"/>
              <w:bottom w:val="single" w:sz="4" w:space="0" w:color="auto"/>
              <w:right w:val="single" w:sz="4" w:space="0" w:color="auto"/>
            </w:tcBorders>
            <w:shd w:val="clear" w:color="auto" w:fill="auto"/>
            <w:vAlign w:val="center"/>
            <w:hideMark/>
          </w:tcPr>
          <w:p w:rsidR="00B33A4D" w:rsidRPr="00913F30" w:rsidRDefault="00B33A4D" w:rsidP="003B5938">
            <w:pPr>
              <w:jc w:val="both"/>
              <w:rPr>
                <w:rFonts w:ascii="Arial" w:hAnsi="Arial" w:cs="Arial"/>
              </w:rPr>
            </w:pPr>
            <w:r w:rsidRPr="00913F30">
              <w:rPr>
                <w:rFonts w:ascii="Arial" w:hAnsi="Arial" w:cs="Arial"/>
              </w:rPr>
              <w:t>Eficiencia</w:t>
            </w:r>
          </w:p>
        </w:tc>
        <w:tc>
          <w:tcPr>
            <w:tcW w:w="2380" w:type="dxa"/>
            <w:tcBorders>
              <w:top w:val="nil"/>
              <w:left w:val="nil"/>
              <w:bottom w:val="single" w:sz="4" w:space="0" w:color="auto"/>
              <w:right w:val="single" w:sz="4" w:space="0" w:color="auto"/>
            </w:tcBorders>
            <w:shd w:val="clear" w:color="auto" w:fill="auto"/>
            <w:vAlign w:val="center"/>
            <w:hideMark/>
          </w:tcPr>
          <w:p w:rsidR="00B33A4D" w:rsidRPr="00913F30" w:rsidRDefault="00B33A4D" w:rsidP="003B5938">
            <w:pPr>
              <w:jc w:val="both"/>
              <w:rPr>
                <w:rFonts w:ascii="Arial" w:hAnsi="Arial" w:cs="Arial"/>
              </w:rPr>
            </w:pPr>
            <w:r w:rsidRPr="00913F30">
              <w:rPr>
                <w:rFonts w:ascii="Arial" w:hAnsi="Arial" w:cs="Arial"/>
              </w:rPr>
              <w:t>Desempeño</w:t>
            </w:r>
          </w:p>
        </w:tc>
        <w:tc>
          <w:tcPr>
            <w:tcW w:w="4860" w:type="dxa"/>
            <w:tcBorders>
              <w:top w:val="nil"/>
              <w:left w:val="nil"/>
              <w:bottom w:val="single" w:sz="4" w:space="0" w:color="auto"/>
              <w:right w:val="single" w:sz="4" w:space="0" w:color="auto"/>
            </w:tcBorders>
          </w:tcPr>
          <w:p w:rsidR="00B33A4D" w:rsidRPr="00913F30" w:rsidRDefault="00B33A4D" w:rsidP="003B5938">
            <w:pPr>
              <w:jc w:val="both"/>
              <w:rPr>
                <w:rFonts w:ascii="Arial" w:hAnsi="Arial" w:cs="Arial"/>
              </w:rPr>
            </w:pPr>
            <w:r w:rsidRPr="00913F30">
              <w:rPr>
                <w:rFonts w:ascii="Arial" w:hAnsi="Arial" w:cs="Arial"/>
              </w:rPr>
              <w:t>Tolera de manera alta la exigencia en momentos de picos operativos.</w:t>
            </w:r>
          </w:p>
        </w:tc>
        <w:tc>
          <w:tcPr>
            <w:tcW w:w="625" w:type="dxa"/>
            <w:tcBorders>
              <w:top w:val="nil"/>
              <w:left w:val="nil"/>
              <w:bottom w:val="single" w:sz="4" w:space="0" w:color="auto"/>
              <w:right w:val="single" w:sz="4" w:space="0" w:color="auto"/>
            </w:tcBorders>
          </w:tcPr>
          <w:p w:rsidR="00B33A4D" w:rsidRPr="00913F30" w:rsidRDefault="00B33A4D" w:rsidP="003B5938">
            <w:pPr>
              <w:jc w:val="both"/>
              <w:rPr>
                <w:rFonts w:ascii="Arial" w:hAnsi="Arial" w:cs="Arial"/>
              </w:rPr>
            </w:pPr>
            <w:r w:rsidRPr="00913F30">
              <w:rPr>
                <w:rFonts w:ascii="Arial" w:hAnsi="Arial" w:cs="Arial"/>
              </w:rPr>
              <w:t>100</w:t>
            </w:r>
          </w:p>
        </w:tc>
      </w:tr>
      <w:tr w:rsidR="00B33A4D" w:rsidRPr="00913F30" w:rsidTr="003B5938">
        <w:trPr>
          <w:trHeight w:val="300"/>
          <w:jc w:val="center"/>
        </w:trPr>
        <w:tc>
          <w:tcPr>
            <w:tcW w:w="1485" w:type="dxa"/>
            <w:vMerge/>
            <w:tcBorders>
              <w:top w:val="nil"/>
              <w:left w:val="single" w:sz="4" w:space="0" w:color="auto"/>
              <w:bottom w:val="single" w:sz="4" w:space="0" w:color="auto"/>
              <w:right w:val="single" w:sz="4" w:space="0" w:color="auto"/>
            </w:tcBorders>
            <w:vAlign w:val="center"/>
            <w:hideMark/>
          </w:tcPr>
          <w:p w:rsidR="00B33A4D" w:rsidRPr="00913F30" w:rsidRDefault="00B33A4D" w:rsidP="003B5938">
            <w:pPr>
              <w:jc w:val="both"/>
              <w:rPr>
                <w:rFonts w:ascii="Arial" w:hAnsi="Arial" w:cs="Arial"/>
              </w:rPr>
            </w:pPr>
          </w:p>
        </w:tc>
        <w:tc>
          <w:tcPr>
            <w:tcW w:w="2380" w:type="dxa"/>
            <w:tcBorders>
              <w:top w:val="nil"/>
              <w:left w:val="nil"/>
              <w:bottom w:val="single" w:sz="4" w:space="0" w:color="auto"/>
              <w:right w:val="single" w:sz="4" w:space="0" w:color="auto"/>
            </w:tcBorders>
            <w:shd w:val="clear" w:color="auto" w:fill="auto"/>
            <w:vAlign w:val="center"/>
            <w:hideMark/>
          </w:tcPr>
          <w:p w:rsidR="00B33A4D" w:rsidRPr="00913F30" w:rsidRDefault="00B33A4D" w:rsidP="003B5938">
            <w:pPr>
              <w:jc w:val="both"/>
              <w:rPr>
                <w:rFonts w:ascii="Arial" w:hAnsi="Arial" w:cs="Arial"/>
              </w:rPr>
            </w:pPr>
            <w:r w:rsidRPr="00913F30">
              <w:rPr>
                <w:rFonts w:ascii="Arial" w:hAnsi="Arial" w:cs="Arial"/>
              </w:rPr>
              <w:t>Utilización de recursos</w:t>
            </w:r>
          </w:p>
        </w:tc>
        <w:tc>
          <w:tcPr>
            <w:tcW w:w="4860" w:type="dxa"/>
            <w:tcBorders>
              <w:top w:val="nil"/>
              <w:left w:val="nil"/>
              <w:bottom w:val="single" w:sz="4" w:space="0" w:color="auto"/>
              <w:right w:val="single" w:sz="4" w:space="0" w:color="auto"/>
            </w:tcBorders>
          </w:tcPr>
          <w:p w:rsidR="00B33A4D" w:rsidRPr="00913F30" w:rsidRDefault="00B33A4D" w:rsidP="003B5938">
            <w:pPr>
              <w:spacing w:before="150" w:after="150"/>
              <w:jc w:val="both"/>
              <w:rPr>
                <w:rFonts w:ascii="Arial" w:hAnsi="Arial" w:cs="Arial"/>
                <w:color w:val="000000"/>
                <w:sz w:val="20"/>
                <w:szCs w:val="20"/>
              </w:rPr>
            </w:pPr>
            <w:r w:rsidRPr="00913F30">
              <w:rPr>
                <w:rFonts w:ascii="Arial" w:hAnsi="Arial" w:cs="Arial"/>
                <w:color w:val="000000"/>
                <w:sz w:val="20"/>
                <w:szCs w:val="20"/>
              </w:rPr>
              <w:br/>
              <w:t>Orienta sus funcionalidades al buen uso de los recursos disponibles (</w:t>
            </w:r>
            <w:r w:rsidRPr="00913F30">
              <w:rPr>
                <w:rFonts w:ascii="Arial" w:hAnsi="Arial" w:cs="Arial"/>
                <w:color w:val="000000"/>
                <w:sz w:val="20"/>
                <w:szCs w:val="20"/>
                <w:shd w:val="clear" w:color="auto" w:fill="FFFFFF"/>
              </w:rPr>
              <w:t>procesamiento, memoria y disco duro) de manera ligera</w:t>
            </w:r>
          </w:p>
          <w:p w:rsidR="00B33A4D" w:rsidRPr="00913F30" w:rsidRDefault="00B33A4D" w:rsidP="003B5938">
            <w:pPr>
              <w:jc w:val="both"/>
              <w:rPr>
                <w:rFonts w:ascii="Arial" w:hAnsi="Arial" w:cs="Arial"/>
              </w:rPr>
            </w:pPr>
          </w:p>
        </w:tc>
        <w:tc>
          <w:tcPr>
            <w:tcW w:w="625" w:type="dxa"/>
            <w:tcBorders>
              <w:top w:val="nil"/>
              <w:left w:val="nil"/>
              <w:bottom w:val="single" w:sz="4" w:space="0" w:color="auto"/>
              <w:right w:val="single" w:sz="4" w:space="0" w:color="auto"/>
            </w:tcBorders>
          </w:tcPr>
          <w:p w:rsidR="00B33A4D" w:rsidRPr="00913F30" w:rsidRDefault="00B33A4D" w:rsidP="003B5938">
            <w:pPr>
              <w:spacing w:before="150" w:after="150"/>
              <w:jc w:val="both"/>
              <w:rPr>
                <w:rFonts w:ascii="Arial" w:hAnsi="Arial" w:cs="Arial"/>
                <w:color w:val="000000"/>
                <w:sz w:val="20"/>
                <w:szCs w:val="20"/>
              </w:rPr>
            </w:pPr>
            <w:r w:rsidRPr="00913F30">
              <w:rPr>
                <w:rFonts w:ascii="Arial" w:hAnsi="Arial" w:cs="Arial"/>
                <w:color w:val="000000"/>
                <w:sz w:val="20"/>
                <w:szCs w:val="20"/>
              </w:rPr>
              <w:t>100</w:t>
            </w:r>
          </w:p>
        </w:tc>
      </w:tr>
      <w:tr w:rsidR="00B33A4D" w:rsidRPr="00913F30" w:rsidTr="003B5938">
        <w:trPr>
          <w:trHeight w:val="300"/>
          <w:jc w:val="center"/>
        </w:trPr>
        <w:tc>
          <w:tcPr>
            <w:tcW w:w="1485" w:type="dxa"/>
            <w:vMerge w:val="restart"/>
            <w:tcBorders>
              <w:top w:val="nil"/>
              <w:left w:val="single" w:sz="4" w:space="0" w:color="auto"/>
              <w:bottom w:val="single" w:sz="4" w:space="0" w:color="auto"/>
              <w:right w:val="single" w:sz="4" w:space="0" w:color="auto"/>
            </w:tcBorders>
            <w:shd w:val="clear" w:color="auto" w:fill="auto"/>
            <w:vAlign w:val="center"/>
            <w:hideMark/>
          </w:tcPr>
          <w:p w:rsidR="00B33A4D" w:rsidRPr="00913F30" w:rsidRDefault="00B33A4D" w:rsidP="003B5938">
            <w:pPr>
              <w:jc w:val="both"/>
              <w:rPr>
                <w:rFonts w:ascii="Arial" w:hAnsi="Arial" w:cs="Arial"/>
              </w:rPr>
            </w:pPr>
            <w:r w:rsidRPr="00913F30">
              <w:rPr>
                <w:rFonts w:ascii="Arial" w:hAnsi="Arial" w:cs="Arial"/>
              </w:rPr>
              <w:t>Mantenibilidad</w:t>
            </w:r>
          </w:p>
        </w:tc>
        <w:tc>
          <w:tcPr>
            <w:tcW w:w="2380" w:type="dxa"/>
            <w:tcBorders>
              <w:top w:val="nil"/>
              <w:left w:val="nil"/>
              <w:bottom w:val="single" w:sz="4" w:space="0" w:color="auto"/>
              <w:right w:val="single" w:sz="4" w:space="0" w:color="auto"/>
            </w:tcBorders>
            <w:shd w:val="clear" w:color="auto" w:fill="auto"/>
            <w:vAlign w:val="center"/>
            <w:hideMark/>
          </w:tcPr>
          <w:p w:rsidR="00B33A4D" w:rsidRPr="00913F30" w:rsidRDefault="00B33A4D" w:rsidP="003B5938">
            <w:pPr>
              <w:jc w:val="both"/>
              <w:rPr>
                <w:rFonts w:ascii="Arial" w:hAnsi="Arial" w:cs="Arial"/>
              </w:rPr>
            </w:pPr>
            <w:r w:rsidRPr="00913F30">
              <w:rPr>
                <w:rFonts w:ascii="Arial" w:hAnsi="Arial" w:cs="Arial"/>
              </w:rPr>
              <w:t>Acoplamiento</w:t>
            </w:r>
          </w:p>
        </w:tc>
        <w:tc>
          <w:tcPr>
            <w:tcW w:w="4860" w:type="dxa"/>
            <w:tcBorders>
              <w:top w:val="nil"/>
              <w:left w:val="nil"/>
              <w:bottom w:val="single" w:sz="4" w:space="0" w:color="auto"/>
              <w:right w:val="single" w:sz="4" w:space="0" w:color="auto"/>
            </w:tcBorders>
          </w:tcPr>
          <w:p w:rsidR="00B33A4D" w:rsidRPr="00913F30" w:rsidRDefault="00B33A4D" w:rsidP="003B5938">
            <w:pPr>
              <w:jc w:val="both"/>
              <w:rPr>
                <w:rFonts w:ascii="Arial" w:hAnsi="Arial" w:cs="Arial"/>
              </w:rPr>
            </w:pPr>
            <w:r w:rsidRPr="00913F30">
              <w:rPr>
                <w:rFonts w:ascii="Arial" w:hAnsi="Arial" w:cs="Arial"/>
                <w:color w:val="000000"/>
                <w:sz w:val="20"/>
                <w:szCs w:val="20"/>
                <w:shd w:val="clear" w:color="auto" w:fill="FFFFFF"/>
              </w:rPr>
              <w:t>Interacciones entre componentes del sistema.</w:t>
            </w:r>
          </w:p>
        </w:tc>
        <w:tc>
          <w:tcPr>
            <w:tcW w:w="625" w:type="dxa"/>
            <w:tcBorders>
              <w:top w:val="nil"/>
              <w:left w:val="nil"/>
              <w:bottom w:val="single" w:sz="4" w:space="0" w:color="auto"/>
              <w:right w:val="single" w:sz="4" w:space="0" w:color="auto"/>
            </w:tcBorders>
          </w:tcPr>
          <w:p w:rsidR="00B33A4D" w:rsidRPr="00913F30" w:rsidRDefault="00B33A4D" w:rsidP="003B5938">
            <w:pPr>
              <w:jc w:val="both"/>
              <w:rPr>
                <w:rFonts w:ascii="Arial" w:hAnsi="Arial" w:cs="Arial"/>
                <w:color w:val="000000"/>
                <w:sz w:val="20"/>
                <w:szCs w:val="20"/>
                <w:shd w:val="clear" w:color="auto" w:fill="FFFFFF"/>
              </w:rPr>
            </w:pPr>
            <w:r w:rsidRPr="00913F30">
              <w:rPr>
                <w:rFonts w:ascii="Arial" w:hAnsi="Arial" w:cs="Arial"/>
                <w:color w:val="000000"/>
                <w:sz w:val="20"/>
                <w:szCs w:val="20"/>
                <w:shd w:val="clear" w:color="auto" w:fill="FFFFFF"/>
              </w:rPr>
              <w:t>100</w:t>
            </w:r>
          </w:p>
        </w:tc>
      </w:tr>
      <w:tr w:rsidR="00B33A4D" w:rsidRPr="00913F30" w:rsidTr="003B5938">
        <w:trPr>
          <w:trHeight w:val="300"/>
          <w:jc w:val="center"/>
        </w:trPr>
        <w:tc>
          <w:tcPr>
            <w:tcW w:w="1485" w:type="dxa"/>
            <w:vMerge/>
            <w:tcBorders>
              <w:top w:val="nil"/>
              <w:left w:val="single" w:sz="4" w:space="0" w:color="auto"/>
              <w:bottom w:val="single" w:sz="4" w:space="0" w:color="auto"/>
              <w:right w:val="single" w:sz="4" w:space="0" w:color="auto"/>
            </w:tcBorders>
            <w:vAlign w:val="center"/>
            <w:hideMark/>
          </w:tcPr>
          <w:p w:rsidR="00B33A4D" w:rsidRPr="00913F30" w:rsidRDefault="00B33A4D" w:rsidP="003B5938">
            <w:pPr>
              <w:jc w:val="both"/>
              <w:rPr>
                <w:rFonts w:ascii="Arial" w:hAnsi="Arial" w:cs="Arial"/>
              </w:rPr>
            </w:pPr>
          </w:p>
        </w:tc>
        <w:tc>
          <w:tcPr>
            <w:tcW w:w="2380" w:type="dxa"/>
            <w:tcBorders>
              <w:top w:val="nil"/>
              <w:left w:val="nil"/>
              <w:bottom w:val="single" w:sz="4" w:space="0" w:color="auto"/>
              <w:right w:val="single" w:sz="4" w:space="0" w:color="auto"/>
            </w:tcBorders>
            <w:shd w:val="clear" w:color="auto" w:fill="auto"/>
            <w:vAlign w:val="center"/>
            <w:hideMark/>
          </w:tcPr>
          <w:p w:rsidR="00B33A4D" w:rsidRPr="00913F30" w:rsidRDefault="00B33A4D" w:rsidP="003B5938">
            <w:pPr>
              <w:jc w:val="both"/>
              <w:rPr>
                <w:rFonts w:ascii="Arial" w:hAnsi="Arial" w:cs="Arial"/>
              </w:rPr>
            </w:pPr>
            <w:r w:rsidRPr="00913F30">
              <w:rPr>
                <w:rFonts w:ascii="Arial" w:hAnsi="Arial" w:cs="Arial"/>
              </w:rPr>
              <w:t>Modularidad</w:t>
            </w:r>
          </w:p>
        </w:tc>
        <w:tc>
          <w:tcPr>
            <w:tcW w:w="4860" w:type="dxa"/>
            <w:tcBorders>
              <w:top w:val="nil"/>
              <w:left w:val="nil"/>
              <w:bottom w:val="single" w:sz="4" w:space="0" w:color="auto"/>
              <w:right w:val="single" w:sz="4" w:space="0" w:color="auto"/>
            </w:tcBorders>
          </w:tcPr>
          <w:p w:rsidR="00B33A4D" w:rsidRPr="00913F30" w:rsidRDefault="00B33A4D" w:rsidP="003B5938">
            <w:pPr>
              <w:jc w:val="both"/>
              <w:rPr>
                <w:rFonts w:ascii="Arial" w:hAnsi="Arial" w:cs="Arial"/>
              </w:rPr>
            </w:pPr>
            <w:r w:rsidRPr="00913F30">
              <w:rPr>
                <w:rFonts w:ascii="Arial" w:hAnsi="Arial" w:cs="Arial"/>
                <w:color w:val="000000"/>
                <w:sz w:val="20"/>
                <w:szCs w:val="20"/>
                <w:shd w:val="clear" w:color="auto" w:fill="FFFFFF"/>
              </w:rPr>
              <w:t>Número de componentes que dependen de un componente del sistema</w:t>
            </w:r>
          </w:p>
        </w:tc>
        <w:tc>
          <w:tcPr>
            <w:tcW w:w="625" w:type="dxa"/>
            <w:tcBorders>
              <w:top w:val="nil"/>
              <w:left w:val="nil"/>
              <w:bottom w:val="single" w:sz="4" w:space="0" w:color="auto"/>
              <w:right w:val="single" w:sz="4" w:space="0" w:color="auto"/>
            </w:tcBorders>
          </w:tcPr>
          <w:p w:rsidR="00B33A4D" w:rsidRPr="00913F30" w:rsidRDefault="00B33A4D" w:rsidP="003B5938">
            <w:pPr>
              <w:jc w:val="both"/>
              <w:rPr>
                <w:rFonts w:ascii="Arial" w:hAnsi="Arial" w:cs="Arial"/>
                <w:color w:val="000000"/>
                <w:sz w:val="20"/>
                <w:szCs w:val="20"/>
                <w:shd w:val="clear" w:color="auto" w:fill="FFFFFF"/>
              </w:rPr>
            </w:pPr>
            <w:r w:rsidRPr="00913F30">
              <w:rPr>
                <w:rFonts w:ascii="Arial" w:hAnsi="Arial" w:cs="Arial"/>
                <w:color w:val="000000"/>
                <w:sz w:val="20"/>
                <w:szCs w:val="20"/>
                <w:shd w:val="clear" w:color="auto" w:fill="FFFFFF"/>
              </w:rPr>
              <w:t>100</w:t>
            </w:r>
          </w:p>
        </w:tc>
      </w:tr>
      <w:tr w:rsidR="00B33A4D" w:rsidRPr="00913F30" w:rsidTr="003B5938">
        <w:trPr>
          <w:trHeight w:val="300"/>
          <w:jc w:val="center"/>
        </w:trPr>
        <w:tc>
          <w:tcPr>
            <w:tcW w:w="1485" w:type="dxa"/>
            <w:vMerge w:val="restart"/>
            <w:tcBorders>
              <w:top w:val="nil"/>
              <w:left w:val="single" w:sz="4" w:space="0" w:color="auto"/>
              <w:bottom w:val="single" w:sz="4" w:space="0" w:color="auto"/>
              <w:right w:val="single" w:sz="4" w:space="0" w:color="auto"/>
            </w:tcBorders>
            <w:shd w:val="clear" w:color="auto" w:fill="auto"/>
            <w:vAlign w:val="center"/>
            <w:hideMark/>
          </w:tcPr>
          <w:p w:rsidR="00B33A4D" w:rsidRPr="00913F30" w:rsidRDefault="00B33A4D" w:rsidP="003B5938">
            <w:pPr>
              <w:jc w:val="both"/>
              <w:rPr>
                <w:rFonts w:ascii="Arial" w:hAnsi="Arial" w:cs="Arial"/>
              </w:rPr>
            </w:pPr>
            <w:r w:rsidRPr="00913F30">
              <w:rPr>
                <w:rFonts w:ascii="Arial" w:hAnsi="Arial" w:cs="Arial"/>
              </w:rPr>
              <w:lastRenderedPageBreak/>
              <w:t>Portabilidad</w:t>
            </w:r>
          </w:p>
        </w:tc>
        <w:tc>
          <w:tcPr>
            <w:tcW w:w="2380" w:type="dxa"/>
            <w:tcBorders>
              <w:top w:val="nil"/>
              <w:left w:val="nil"/>
              <w:bottom w:val="single" w:sz="4" w:space="0" w:color="auto"/>
              <w:right w:val="single" w:sz="4" w:space="0" w:color="auto"/>
            </w:tcBorders>
            <w:shd w:val="clear" w:color="auto" w:fill="auto"/>
            <w:vAlign w:val="center"/>
            <w:hideMark/>
          </w:tcPr>
          <w:p w:rsidR="00B33A4D" w:rsidRPr="00913F30" w:rsidRDefault="00B33A4D" w:rsidP="003B5938">
            <w:pPr>
              <w:jc w:val="both"/>
              <w:rPr>
                <w:rFonts w:ascii="Arial" w:hAnsi="Arial" w:cs="Arial"/>
              </w:rPr>
            </w:pPr>
            <w:r w:rsidRPr="00913F30">
              <w:rPr>
                <w:rFonts w:ascii="Arial" w:hAnsi="Arial" w:cs="Arial"/>
              </w:rPr>
              <w:t>Adaptabilidad</w:t>
            </w:r>
          </w:p>
        </w:tc>
        <w:tc>
          <w:tcPr>
            <w:tcW w:w="4860" w:type="dxa"/>
            <w:tcBorders>
              <w:top w:val="nil"/>
              <w:left w:val="nil"/>
              <w:bottom w:val="single" w:sz="4" w:space="0" w:color="auto"/>
              <w:right w:val="single" w:sz="4" w:space="0" w:color="auto"/>
            </w:tcBorders>
          </w:tcPr>
          <w:p w:rsidR="00B33A4D" w:rsidRPr="00913F30" w:rsidRDefault="00B33A4D" w:rsidP="003B5938">
            <w:pPr>
              <w:jc w:val="both"/>
              <w:rPr>
                <w:rFonts w:ascii="Arial" w:hAnsi="Arial" w:cs="Arial"/>
              </w:rPr>
            </w:pPr>
            <w:r w:rsidRPr="00913F30">
              <w:rPr>
                <w:rFonts w:ascii="Arial" w:hAnsi="Arial" w:cs="Arial"/>
              </w:rPr>
              <w:t xml:space="preserve">Características de que permitan facilitar la acoplarse a infraestructuras nativas o no nativas(Linux-Windows) </w:t>
            </w:r>
          </w:p>
        </w:tc>
        <w:tc>
          <w:tcPr>
            <w:tcW w:w="625" w:type="dxa"/>
            <w:tcBorders>
              <w:top w:val="nil"/>
              <w:left w:val="nil"/>
              <w:bottom w:val="single" w:sz="4" w:space="0" w:color="auto"/>
              <w:right w:val="single" w:sz="4" w:space="0" w:color="auto"/>
            </w:tcBorders>
          </w:tcPr>
          <w:p w:rsidR="00B33A4D" w:rsidRPr="00913F30" w:rsidRDefault="00B33A4D" w:rsidP="003B5938">
            <w:pPr>
              <w:jc w:val="both"/>
              <w:rPr>
                <w:rFonts w:ascii="Arial" w:hAnsi="Arial" w:cs="Arial"/>
              </w:rPr>
            </w:pPr>
            <w:r w:rsidRPr="00913F30">
              <w:rPr>
                <w:rFonts w:ascii="Arial" w:hAnsi="Arial" w:cs="Arial"/>
              </w:rPr>
              <w:t>50</w:t>
            </w:r>
          </w:p>
        </w:tc>
      </w:tr>
      <w:tr w:rsidR="00B33A4D" w:rsidRPr="00913F30" w:rsidTr="003B5938">
        <w:trPr>
          <w:trHeight w:val="300"/>
          <w:jc w:val="center"/>
        </w:trPr>
        <w:tc>
          <w:tcPr>
            <w:tcW w:w="1485" w:type="dxa"/>
            <w:vMerge/>
            <w:tcBorders>
              <w:top w:val="nil"/>
              <w:left w:val="single" w:sz="4" w:space="0" w:color="auto"/>
              <w:bottom w:val="single" w:sz="4" w:space="0" w:color="auto"/>
              <w:right w:val="single" w:sz="4" w:space="0" w:color="auto"/>
            </w:tcBorders>
            <w:vAlign w:val="center"/>
            <w:hideMark/>
          </w:tcPr>
          <w:p w:rsidR="00B33A4D" w:rsidRPr="00913F30" w:rsidRDefault="00B33A4D" w:rsidP="003B5938">
            <w:pPr>
              <w:jc w:val="both"/>
              <w:rPr>
                <w:rFonts w:ascii="Arial" w:hAnsi="Arial" w:cs="Arial"/>
              </w:rPr>
            </w:pPr>
          </w:p>
        </w:tc>
        <w:tc>
          <w:tcPr>
            <w:tcW w:w="2380" w:type="dxa"/>
            <w:tcBorders>
              <w:top w:val="nil"/>
              <w:left w:val="nil"/>
              <w:bottom w:val="single" w:sz="4" w:space="0" w:color="auto"/>
              <w:right w:val="single" w:sz="4" w:space="0" w:color="auto"/>
            </w:tcBorders>
            <w:shd w:val="clear" w:color="auto" w:fill="auto"/>
            <w:vAlign w:val="center"/>
            <w:hideMark/>
          </w:tcPr>
          <w:p w:rsidR="00B33A4D" w:rsidRPr="00913F30" w:rsidRDefault="00B33A4D" w:rsidP="003B5938">
            <w:pPr>
              <w:jc w:val="both"/>
              <w:rPr>
                <w:rFonts w:ascii="Arial" w:hAnsi="Arial" w:cs="Arial"/>
              </w:rPr>
            </w:pPr>
            <w:r w:rsidRPr="00913F30">
              <w:rPr>
                <w:rFonts w:ascii="Arial" w:hAnsi="Arial" w:cs="Arial"/>
              </w:rPr>
              <w:t>Instabilidad</w:t>
            </w:r>
          </w:p>
        </w:tc>
        <w:tc>
          <w:tcPr>
            <w:tcW w:w="4860" w:type="dxa"/>
            <w:tcBorders>
              <w:top w:val="nil"/>
              <w:left w:val="nil"/>
              <w:bottom w:val="single" w:sz="4" w:space="0" w:color="auto"/>
              <w:right w:val="single" w:sz="4" w:space="0" w:color="auto"/>
            </w:tcBorders>
          </w:tcPr>
          <w:p w:rsidR="00B33A4D" w:rsidRPr="00913F30" w:rsidRDefault="00B33A4D" w:rsidP="003B5938">
            <w:pPr>
              <w:jc w:val="both"/>
              <w:rPr>
                <w:rFonts w:ascii="Arial" w:hAnsi="Arial" w:cs="Arial"/>
              </w:rPr>
            </w:pPr>
            <w:r w:rsidRPr="00913F30">
              <w:rPr>
                <w:rFonts w:ascii="Arial" w:hAnsi="Arial" w:cs="Arial"/>
              </w:rPr>
              <w:t xml:space="preserve">Mecanismos de instalación visibles y fáciles para ejecutar la instalación y configuración </w:t>
            </w:r>
          </w:p>
        </w:tc>
        <w:tc>
          <w:tcPr>
            <w:tcW w:w="625" w:type="dxa"/>
            <w:tcBorders>
              <w:top w:val="nil"/>
              <w:left w:val="nil"/>
              <w:bottom w:val="single" w:sz="4" w:space="0" w:color="auto"/>
              <w:right w:val="single" w:sz="4" w:space="0" w:color="auto"/>
            </w:tcBorders>
          </w:tcPr>
          <w:p w:rsidR="00B33A4D" w:rsidRPr="00913F30" w:rsidRDefault="00B33A4D" w:rsidP="003B5938">
            <w:pPr>
              <w:jc w:val="both"/>
              <w:rPr>
                <w:rFonts w:ascii="Arial" w:hAnsi="Arial" w:cs="Arial"/>
              </w:rPr>
            </w:pPr>
            <w:r w:rsidRPr="00913F30">
              <w:rPr>
                <w:rFonts w:ascii="Arial" w:hAnsi="Arial" w:cs="Arial"/>
              </w:rPr>
              <w:t>50</w:t>
            </w:r>
          </w:p>
        </w:tc>
      </w:tr>
      <w:tr w:rsidR="00B33A4D" w:rsidRPr="00913F30" w:rsidTr="007C0097">
        <w:trPr>
          <w:trHeight w:val="300"/>
          <w:jc w:val="center"/>
        </w:trPr>
        <w:tc>
          <w:tcPr>
            <w:tcW w:w="1485" w:type="dxa"/>
            <w:vMerge/>
            <w:tcBorders>
              <w:top w:val="nil"/>
              <w:left w:val="single" w:sz="4" w:space="0" w:color="auto"/>
              <w:bottom w:val="single" w:sz="4" w:space="0" w:color="auto"/>
              <w:right w:val="single" w:sz="4" w:space="0" w:color="auto"/>
            </w:tcBorders>
            <w:vAlign w:val="center"/>
            <w:hideMark/>
          </w:tcPr>
          <w:p w:rsidR="00B33A4D" w:rsidRPr="00913F30" w:rsidRDefault="00B33A4D" w:rsidP="003B5938">
            <w:pPr>
              <w:jc w:val="both"/>
              <w:rPr>
                <w:rFonts w:ascii="Arial" w:hAnsi="Arial" w:cs="Arial"/>
              </w:rPr>
            </w:pPr>
          </w:p>
        </w:tc>
        <w:tc>
          <w:tcPr>
            <w:tcW w:w="2380" w:type="dxa"/>
            <w:tcBorders>
              <w:top w:val="nil"/>
              <w:left w:val="nil"/>
              <w:bottom w:val="single" w:sz="4" w:space="0" w:color="auto"/>
              <w:right w:val="single" w:sz="4" w:space="0" w:color="auto"/>
            </w:tcBorders>
            <w:shd w:val="clear" w:color="auto" w:fill="auto"/>
            <w:vAlign w:val="center"/>
            <w:hideMark/>
          </w:tcPr>
          <w:p w:rsidR="00B33A4D" w:rsidRPr="00913F30" w:rsidRDefault="00B33A4D" w:rsidP="003B5938">
            <w:pPr>
              <w:jc w:val="both"/>
              <w:rPr>
                <w:rFonts w:ascii="Arial" w:hAnsi="Arial" w:cs="Arial"/>
              </w:rPr>
            </w:pPr>
            <w:r w:rsidRPr="00913F30">
              <w:rPr>
                <w:rFonts w:ascii="Arial" w:hAnsi="Arial" w:cs="Arial"/>
              </w:rPr>
              <w:t>Coexistencia</w:t>
            </w:r>
          </w:p>
        </w:tc>
        <w:tc>
          <w:tcPr>
            <w:tcW w:w="4860" w:type="dxa"/>
            <w:tcBorders>
              <w:top w:val="nil"/>
              <w:left w:val="nil"/>
              <w:bottom w:val="single" w:sz="4" w:space="0" w:color="auto"/>
              <w:right w:val="single" w:sz="4" w:space="0" w:color="auto"/>
            </w:tcBorders>
          </w:tcPr>
          <w:p w:rsidR="00B33A4D" w:rsidRPr="00913F30" w:rsidRDefault="00B33A4D" w:rsidP="003B5938">
            <w:pPr>
              <w:jc w:val="both"/>
              <w:rPr>
                <w:rFonts w:ascii="Arial" w:hAnsi="Arial" w:cs="Arial"/>
              </w:rPr>
            </w:pPr>
            <w:r w:rsidRPr="00913F30">
              <w:rPr>
                <w:rFonts w:ascii="Arial" w:hAnsi="Arial" w:cs="Arial"/>
                <w:color w:val="000000"/>
                <w:sz w:val="20"/>
                <w:szCs w:val="20"/>
                <w:shd w:val="clear" w:color="auto" w:fill="FFFFFF"/>
              </w:rPr>
              <w:t>Capacidad para facilitar la coexistencia con otros sistemas.</w:t>
            </w:r>
          </w:p>
        </w:tc>
        <w:tc>
          <w:tcPr>
            <w:tcW w:w="625" w:type="dxa"/>
            <w:tcBorders>
              <w:top w:val="nil"/>
              <w:left w:val="nil"/>
              <w:bottom w:val="single" w:sz="4" w:space="0" w:color="auto"/>
              <w:right w:val="single" w:sz="4" w:space="0" w:color="auto"/>
            </w:tcBorders>
          </w:tcPr>
          <w:p w:rsidR="00B33A4D" w:rsidRPr="00913F30" w:rsidRDefault="00B33A4D" w:rsidP="003B5938">
            <w:pPr>
              <w:jc w:val="both"/>
              <w:rPr>
                <w:rFonts w:ascii="Arial" w:hAnsi="Arial" w:cs="Arial"/>
                <w:color w:val="000000"/>
                <w:sz w:val="20"/>
                <w:szCs w:val="20"/>
                <w:shd w:val="clear" w:color="auto" w:fill="FFFFFF"/>
              </w:rPr>
            </w:pPr>
            <w:r w:rsidRPr="00913F30">
              <w:rPr>
                <w:rFonts w:ascii="Arial" w:hAnsi="Arial" w:cs="Arial"/>
                <w:color w:val="000000"/>
                <w:sz w:val="20"/>
                <w:szCs w:val="20"/>
                <w:shd w:val="clear" w:color="auto" w:fill="FFFFFF"/>
              </w:rPr>
              <w:t>100</w:t>
            </w:r>
          </w:p>
        </w:tc>
      </w:tr>
      <w:tr w:rsidR="007C0097" w:rsidRPr="00913F30" w:rsidTr="00305AAA">
        <w:trPr>
          <w:trHeight w:val="300"/>
          <w:jc w:val="center"/>
        </w:trPr>
        <w:tc>
          <w:tcPr>
            <w:tcW w:w="1485" w:type="dxa"/>
            <w:vMerge w:val="restart"/>
            <w:tcBorders>
              <w:top w:val="single" w:sz="4" w:space="0" w:color="auto"/>
              <w:left w:val="single" w:sz="4" w:space="0" w:color="auto"/>
              <w:right w:val="single" w:sz="4" w:space="0" w:color="auto"/>
            </w:tcBorders>
            <w:vAlign w:val="center"/>
          </w:tcPr>
          <w:p w:rsidR="007C0097" w:rsidRPr="00913F30" w:rsidRDefault="007C0097" w:rsidP="003B5938">
            <w:pPr>
              <w:jc w:val="both"/>
              <w:rPr>
                <w:rFonts w:ascii="Arial" w:hAnsi="Arial" w:cs="Arial"/>
              </w:rPr>
            </w:pPr>
            <w:r w:rsidRPr="00913F30">
              <w:rPr>
                <w:rFonts w:ascii="Arial" w:hAnsi="Arial" w:cs="Arial"/>
              </w:rPr>
              <w:t>Licenciamiento</w:t>
            </w:r>
          </w:p>
        </w:tc>
        <w:tc>
          <w:tcPr>
            <w:tcW w:w="2380" w:type="dxa"/>
            <w:tcBorders>
              <w:top w:val="single" w:sz="4" w:space="0" w:color="auto"/>
              <w:left w:val="nil"/>
              <w:bottom w:val="single" w:sz="4" w:space="0" w:color="auto"/>
              <w:right w:val="single" w:sz="4" w:space="0" w:color="auto"/>
            </w:tcBorders>
            <w:shd w:val="clear" w:color="auto" w:fill="auto"/>
            <w:vAlign w:val="center"/>
          </w:tcPr>
          <w:p w:rsidR="007C0097" w:rsidRPr="00913F30" w:rsidRDefault="007C0097" w:rsidP="007C0097">
            <w:pPr>
              <w:jc w:val="both"/>
              <w:rPr>
                <w:rFonts w:ascii="Arial" w:hAnsi="Arial" w:cs="Arial"/>
              </w:rPr>
            </w:pPr>
            <w:r w:rsidRPr="00913F30">
              <w:rPr>
                <w:rFonts w:ascii="Arial" w:hAnsi="Arial" w:cs="Arial"/>
              </w:rPr>
              <w:t>Open source</w:t>
            </w:r>
          </w:p>
        </w:tc>
        <w:tc>
          <w:tcPr>
            <w:tcW w:w="4860" w:type="dxa"/>
            <w:tcBorders>
              <w:top w:val="single" w:sz="4" w:space="0" w:color="auto"/>
              <w:left w:val="nil"/>
              <w:bottom w:val="single" w:sz="4" w:space="0" w:color="auto"/>
              <w:right w:val="single" w:sz="4" w:space="0" w:color="auto"/>
            </w:tcBorders>
          </w:tcPr>
          <w:p w:rsidR="007C0097" w:rsidRPr="00913F30" w:rsidRDefault="007C0097" w:rsidP="003B5938">
            <w:pPr>
              <w:jc w:val="both"/>
              <w:rPr>
                <w:rFonts w:ascii="Arial" w:hAnsi="Arial" w:cs="Arial"/>
                <w:color w:val="000000"/>
                <w:sz w:val="20"/>
                <w:szCs w:val="20"/>
                <w:shd w:val="clear" w:color="auto" w:fill="FFFFFF"/>
              </w:rPr>
            </w:pPr>
            <w:r w:rsidRPr="00913F30">
              <w:rPr>
                <w:rFonts w:ascii="Arial" w:hAnsi="Arial" w:cs="Arial"/>
                <w:color w:val="000000"/>
                <w:sz w:val="20"/>
                <w:szCs w:val="20"/>
                <w:shd w:val="clear" w:color="auto" w:fill="FFFFFF"/>
              </w:rPr>
              <w:t>Característica de adquisición con derechos de edición del código fuente o módulos de sus funcionalidades</w:t>
            </w:r>
          </w:p>
        </w:tc>
        <w:tc>
          <w:tcPr>
            <w:tcW w:w="625" w:type="dxa"/>
            <w:tcBorders>
              <w:top w:val="single" w:sz="4" w:space="0" w:color="auto"/>
              <w:left w:val="nil"/>
              <w:bottom w:val="single" w:sz="4" w:space="0" w:color="auto"/>
              <w:right w:val="single" w:sz="4" w:space="0" w:color="auto"/>
            </w:tcBorders>
          </w:tcPr>
          <w:p w:rsidR="007C0097" w:rsidRPr="00913F30" w:rsidRDefault="007C0097" w:rsidP="003B5938">
            <w:pPr>
              <w:jc w:val="both"/>
              <w:rPr>
                <w:rFonts w:ascii="Arial" w:hAnsi="Arial" w:cs="Arial"/>
                <w:color w:val="000000"/>
                <w:sz w:val="20"/>
                <w:szCs w:val="20"/>
                <w:shd w:val="clear" w:color="auto" w:fill="FFFFFF"/>
              </w:rPr>
            </w:pPr>
            <w:r w:rsidRPr="00913F30">
              <w:rPr>
                <w:rFonts w:ascii="Arial" w:hAnsi="Arial" w:cs="Arial"/>
                <w:color w:val="000000"/>
                <w:sz w:val="20"/>
                <w:szCs w:val="20"/>
                <w:shd w:val="clear" w:color="auto" w:fill="FFFFFF"/>
              </w:rPr>
              <w:t>50</w:t>
            </w:r>
          </w:p>
        </w:tc>
      </w:tr>
      <w:tr w:rsidR="007C0097" w:rsidRPr="00913F30" w:rsidTr="00305AAA">
        <w:trPr>
          <w:trHeight w:val="300"/>
          <w:jc w:val="center"/>
        </w:trPr>
        <w:tc>
          <w:tcPr>
            <w:tcW w:w="1485" w:type="dxa"/>
            <w:vMerge/>
            <w:tcBorders>
              <w:left w:val="single" w:sz="4" w:space="0" w:color="auto"/>
              <w:right w:val="single" w:sz="4" w:space="0" w:color="auto"/>
            </w:tcBorders>
            <w:vAlign w:val="center"/>
          </w:tcPr>
          <w:p w:rsidR="007C0097" w:rsidRPr="00913F30" w:rsidRDefault="007C0097" w:rsidP="003B5938">
            <w:pPr>
              <w:jc w:val="both"/>
              <w:rPr>
                <w:rFonts w:ascii="Arial" w:hAnsi="Arial" w:cs="Arial"/>
              </w:rPr>
            </w:pPr>
          </w:p>
        </w:tc>
        <w:tc>
          <w:tcPr>
            <w:tcW w:w="2380" w:type="dxa"/>
            <w:tcBorders>
              <w:top w:val="single" w:sz="4" w:space="0" w:color="auto"/>
              <w:left w:val="nil"/>
              <w:bottom w:val="single" w:sz="4" w:space="0" w:color="auto"/>
              <w:right w:val="single" w:sz="4" w:space="0" w:color="auto"/>
            </w:tcBorders>
            <w:shd w:val="clear" w:color="auto" w:fill="auto"/>
            <w:vAlign w:val="center"/>
          </w:tcPr>
          <w:p w:rsidR="007C0097" w:rsidRPr="00913F30" w:rsidRDefault="007C0097" w:rsidP="003B5938">
            <w:pPr>
              <w:jc w:val="both"/>
              <w:rPr>
                <w:rFonts w:ascii="Arial" w:hAnsi="Arial" w:cs="Arial"/>
              </w:rPr>
            </w:pPr>
            <w:r w:rsidRPr="00913F30">
              <w:rPr>
                <w:rFonts w:ascii="Arial" w:hAnsi="Arial" w:cs="Arial"/>
              </w:rPr>
              <w:t>Libre</w:t>
            </w:r>
          </w:p>
        </w:tc>
        <w:tc>
          <w:tcPr>
            <w:tcW w:w="4860" w:type="dxa"/>
            <w:tcBorders>
              <w:top w:val="single" w:sz="4" w:space="0" w:color="auto"/>
              <w:left w:val="nil"/>
              <w:bottom w:val="single" w:sz="4" w:space="0" w:color="auto"/>
              <w:right w:val="single" w:sz="4" w:space="0" w:color="auto"/>
            </w:tcBorders>
          </w:tcPr>
          <w:p w:rsidR="007C0097" w:rsidRPr="00913F30" w:rsidRDefault="007C0097" w:rsidP="003B5938">
            <w:pPr>
              <w:jc w:val="both"/>
              <w:rPr>
                <w:rFonts w:ascii="Arial" w:hAnsi="Arial" w:cs="Arial"/>
                <w:color w:val="000000"/>
                <w:sz w:val="20"/>
                <w:szCs w:val="20"/>
                <w:shd w:val="clear" w:color="auto" w:fill="FFFFFF"/>
              </w:rPr>
            </w:pPr>
            <w:r w:rsidRPr="00913F30">
              <w:rPr>
                <w:rFonts w:ascii="Arial" w:hAnsi="Arial" w:cs="Arial"/>
                <w:color w:val="000000"/>
                <w:sz w:val="20"/>
                <w:szCs w:val="20"/>
                <w:shd w:val="clear" w:color="auto" w:fill="FFFFFF"/>
              </w:rPr>
              <w:t>Adquisición de sus características funcionales de manera libre</w:t>
            </w:r>
          </w:p>
        </w:tc>
        <w:tc>
          <w:tcPr>
            <w:tcW w:w="625" w:type="dxa"/>
            <w:tcBorders>
              <w:top w:val="single" w:sz="4" w:space="0" w:color="auto"/>
              <w:left w:val="nil"/>
              <w:bottom w:val="single" w:sz="4" w:space="0" w:color="auto"/>
              <w:right w:val="single" w:sz="4" w:space="0" w:color="auto"/>
            </w:tcBorders>
          </w:tcPr>
          <w:p w:rsidR="007C0097" w:rsidRPr="00913F30" w:rsidRDefault="007C0097" w:rsidP="003B5938">
            <w:pPr>
              <w:jc w:val="both"/>
              <w:rPr>
                <w:rFonts w:ascii="Arial" w:hAnsi="Arial" w:cs="Arial"/>
                <w:color w:val="000000"/>
                <w:sz w:val="20"/>
                <w:szCs w:val="20"/>
                <w:shd w:val="clear" w:color="auto" w:fill="FFFFFF"/>
              </w:rPr>
            </w:pPr>
            <w:r w:rsidRPr="00913F30">
              <w:rPr>
                <w:rFonts w:ascii="Arial" w:hAnsi="Arial" w:cs="Arial"/>
                <w:color w:val="000000"/>
                <w:sz w:val="20"/>
                <w:szCs w:val="20"/>
                <w:shd w:val="clear" w:color="auto" w:fill="FFFFFF"/>
              </w:rPr>
              <w:t>50</w:t>
            </w:r>
          </w:p>
        </w:tc>
      </w:tr>
      <w:tr w:rsidR="007C0097" w:rsidRPr="00913F30" w:rsidTr="00305AAA">
        <w:trPr>
          <w:trHeight w:val="300"/>
          <w:jc w:val="center"/>
        </w:trPr>
        <w:tc>
          <w:tcPr>
            <w:tcW w:w="1485" w:type="dxa"/>
            <w:vMerge/>
            <w:tcBorders>
              <w:left w:val="single" w:sz="4" w:space="0" w:color="auto"/>
              <w:bottom w:val="single" w:sz="4" w:space="0" w:color="auto"/>
              <w:right w:val="single" w:sz="4" w:space="0" w:color="auto"/>
            </w:tcBorders>
            <w:vAlign w:val="center"/>
          </w:tcPr>
          <w:p w:rsidR="007C0097" w:rsidRPr="00913F30" w:rsidRDefault="007C0097" w:rsidP="003B5938">
            <w:pPr>
              <w:jc w:val="both"/>
              <w:rPr>
                <w:rFonts w:ascii="Arial" w:hAnsi="Arial" w:cs="Arial"/>
              </w:rPr>
            </w:pPr>
          </w:p>
        </w:tc>
        <w:tc>
          <w:tcPr>
            <w:tcW w:w="2380" w:type="dxa"/>
            <w:tcBorders>
              <w:top w:val="single" w:sz="4" w:space="0" w:color="auto"/>
              <w:left w:val="nil"/>
              <w:bottom w:val="single" w:sz="4" w:space="0" w:color="auto"/>
              <w:right w:val="single" w:sz="4" w:space="0" w:color="auto"/>
            </w:tcBorders>
            <w:shd w:val="clear" w:color="auto" w:fill="auto"/>
            <w:vAlign w:val="center"/>
          </w:tcPr>
          <w:p w:rsidR="007C0097" w:rsidRPr="00913F30" w:rsidRDefault="007C0097" w:rsidP="003B5938">
            <w:pPr>
              <w:jc w:val="both"/>
              <w:rPr>
                <w:rFonts w:ascii="Arial" w:hAnsi="Arial" w:cs="Arial"/>
              </w:rPr>
            </w:pPr>
            <w:r w:rsidRPr="00913F30">
              <w:rPr>
                <w:rFonts w:ascii="Arial" w:hAnsi="Arial" w:cs="Arial"/>
              </w:rPr>
              <w:t>Pago</w:t>
            </w:r>
          </w:p>
        </w:tc>
        <w:tc>
          <w:tcPr>
            <w:tcW w:w="4860" w:type="dxa"/>
            <w:tcBorders>
              <w:top w:val="single" w:sz="4" w:space="0" w:color="auto"/>
              <w:left w:val="nil"/>
              <w:bottom w:val="single" w:sz="4" w:space="0" w:color="auto"/>
              <w:right w:val="single" w:sz="4" w:space="0" w:color="auto"/>
            </w:tcBorders>
          </w:tcPr>
          <w:p w:rsidR="007C0097" w:rsidRPr="00913F30" w:rsidRDefault="007C0097" w:rsidP="003B5938">
            <w:pPr>
              <w:jc w:val="both"/>
              <w:rPr>
                <w:rFonts w:ascii="Arial" w:hAnsi="Arial" w:cs="Arial"/>
                <w:color w:val="000000"/>
                <w:sz w:val="20"/>
                <w:szCs w:val="20"/>
                <w:shd w:val="clear" w:color="auto" w:fill="FFFFFF"/>
              </w:rPr>
            </w:pPr>
            <w:r w:rsidRPr="00913F30">
              <w:rPr>
                <w:rFonts w:ascii="Arial" w:hAnsi="Arial" w:cs="Arial"/>
                <w:color w:val="000000"/>
                <w:sz w:val="20"/>
                <w:szCs w:val="20"/>
                <w:shd w:val="clear" w:color="auto" w:fill="FFFFFF"/>
              </w:rPr>
              <w:t>Requiere ser licenciado para su uso corporativo</w:t>
            </w:r>
          </w:p>
        </w:tc>
        <w:tc>
          <w:tcPr>
            <w:tcW w:w="625" w:type="dxa"/>
            <w:tcBorders>
              <w:top w:val="single" w:sz="4" w:space="0" w:color="auto"/>
              <w:left w:val="nil"/>
              <w:bottom w:val="single" w:sz="4" w:space="0" w:color="auto"/>
              <w:right w:val="single" w:sz="4" w:space="0" w:color="auto"/>
            </w:tcBorders>
          </w:tcPr>
          <w:p w:rsidR="007C0097" w:rsidRPr="00913F30" w:rsidRDefault="007C0097" w:rsidP="003B5938">
            <w:pPr>
              <w:jc w:val="both"/>
              <w:rPr>
                <w:rFonts w:ascii="Arial" w:hAnsi="Arial" w:cs="Arial"/>
                <w:color w:val="000000"/>
                <w:sz w:val="20"/>
                <w:szCs w:val="20"/>
                <w:shd w:val="clear" w:color="auto" w:fill="FFFFFF"/>
              </w:rPr>
            </w:pPr>
            <w:r w:rsidRPr="00913F30">
              <w:rPr>
                <w:rFonts w:ascii="Arial" w:hAnsi="Arial" w:cs="Arial"/>
                <w:color w:val="000000"/>
                <w:sz w:val="20"/>
                <w:szCs w:val="20"/>
                <w:shd w:val="clear" w:color="auto" w:fill="FFFFFF"/>
              </w:rPr>
              <w:t>50</w:t>
            </w:r>
          </w:p>
        </w:tc>
      </w:tr>
    </w:tbl>
    <w:p w:rsidR="00B33A4D" w:rsidRPr="00913F30" w:rsidRDefault="00045B40" w:rsidP="00092882">
      <w:pPr>
        <w:pStyle w:val="Heading2"/>
        <w:jc w:val="center"/>
        <w:rPr>
          <w:rStyle w:val="TitleChar"/>
          <w:rFonts w:ascii="Arial" w:hAnsi="Arial" w:cs="Arial"/>
          <w:i/>
          <w:iCs/>
          <w:sz w:val="20"/>
          <w:szCs w:val="20"/>
          <w:shd w:val="clear" w:color="auto" w:fill="FFFFFF" w:themeFill="background1"/>
        </w:rPr>
      </w:pPr>
      <w:bookmarkStart w:id="10" w:name="_Toc467491093"/>
      <w:r w:rsidRPr="00913F30">
        <w:rPr>
          <w:rStyle w:val="TitleChar"/>
          <w:rFonts w:ascii="Arial" w:hAnsi="Arial" w:cs="Arial"/>
          <w:i/>
          <w:iCs/>
          <w:sz w:val="20"/>
          <w:szCs w:val="20"/>
          <w:shd w:val="clear" w:color="auto" w:fill="FFFFFF" w:themeFill="background1"/>
        </w:rPr>
        <w:t>Lista Criterios</w:t>
      </w:r>
      <w:bookmarkEnd w:id="10"/>
    </w:p>
    <w:p w:rsidR="00B33A4D" w:rsidRPr="00913F30" w:rsidRDefault="00B33A4D" w:rsidP="00B33A4D">
      <w:pPr>
        <w:rPr>
          <w:rFonts w:ascii="Arial" w:hAnsi="Arial" w:cs="Arial"/>
        </w:rPr>
      </w:pPr>
    </w:p>
    <w:p w:rsidR="00B33A4D" w:rsidRPr="00913F30" w:rsidRDefault="003C0D5E" w:rsidP="00D5365C">
      <w:pPr>
        <w:rPr>
          <w:rFonts w:ascii="Arial" w:hAnsi="Arial" w:cs="Arial"/>
        </w:rPr>
      </w:pPr>
      <w:r w:rsidRPr="00913F30">
        <w:rPr>
          <w:rFonts w:ascii="Arial" w:hAnsi="Arial" w:cs="Arial"/>
        </w:rPr>
        <w:br w:type="page"/>
      </w:r>
      <w:r w:rsidR="00B33A4D" w:rsidRPr="00913F30">
        <w:rPr>
          <w:rFonts w:ascii="Arial" w:hAnsi="Arial" w:cs="Arial"/>
        </w:rPr>
        <w:lastRenderedPageBreak/>
        <w:t>Los contextos del análisis estar orientados a cubrir la línea base para la implementación de integración continua, las cuales se dividen en:</w:t>
      </w:r>
      <w:r w:rsidR="00B00440" w:rsidRPr="00913F30">
        <w:rPr>
          <w:rStyle w:val="FootnoteReference"/>
          <w:rFonts w:ascii="Arial" w:hAnsi="Arial" w:cs="Arial"/>
        </w:rPr>
        <w:footnoteReference w:id="3"/>
      </w:r>
      <w:r w:rsidR="005A1630" w:rsidRPr="00913F30">
        <w:rPr>
          <w:rStyle w:val="FootnoteReference"/>
          <w:rFonts w:ascii="Arial" w:hAnsi="Arial" w:cs="Arial"/>
        </w:rPr>
        <w:footnoteReference w:id="4"/>
      </w:r>
    </w:p>
    <w:p w:rsidR="00B33A4D" w:rsidRPr="00913F30" w:rsidRDefault="00B33A4D" w:rsidP="00B33A4D">
      <w:pPr>
        <w:pStyle w:val="ListParagraph"/>
        <w:numPr>
          <w:ilvl w:val="0"/>
          <w:numId w:val="16"/>
        </w:numPr>
        <w:rPr>
          <w:rFonts w:ascii="Arial" w:hAnsi="Arial" w:cs="Arial"/>
        </w:rPr>
      </w:pPr>
      <w:r w:rsidRPr="00913F30">
        <w:rPr>
          <w:rFonts w:ascii="Arial" w:hAnsi="Arial" w:cs="Arial"/>
        </w:rPr>
        <w:t>Administración de Entorno</w:t>
      </w:r>
    </w:p>
    <w:p w:rsidR="00B33A4D" w:rsidRPr="00913F30" w:rsidRDefault="00B33A4D" w:rsidP="00B33A4D">
      <w:pPr>
        <w:pStyle w:val="ListParagraph"/>
        <w:numPr>
          <w:ilvl w:val="0"/>
          <w:numId w:val="16"/>
        </w:numPr>
        <w:rPr>
          <w:rFonts w:ascii="Arial" w:hAnsi="Arial" w:cs="Arial"/>
        </w:rPr>
      </w:pPr>
      <w:r w:rsidRPr="00913F30">
        <w:rPr>
          <w:rFonts w:ascii="Arial" w:hAnsi="Arial" w:cs="Arial"/>
        </w:rPr>
        <w:t>Control de configuración</w:t>
      </w:r>
    </w:p>
    <w:p w:rsidR="00B33A4D" w:rsidRPr="00913F30" w:rsidRDefault="00B33A4D" w:rsidP="00B33A4D">
      <w:pPr>
        <w:pStyle w:val="ListParagraph"/>
        <w:numPr>
          <w:ilvl w:val="0"/>
          <w:numId w:val="16"/>
        </w:numPr>
        <w:rPr>
          <w:rFonts w:ascii="Arial" w:hAnsi="Arial" w:cs="Arial"/>
        </w:rPr>
      </w:pPr>
      <w:r w:rsidRPr="00913F30">
        <w:rPr>
          <w:rFonts w:ascii="Arial" w:hAnsi="Arial" w:cs="Arial"/>
        </w:rPr>
        <w:t>Pruebas y gestión</w:t>
      </w:r>
    </w:p>
    <w:p w:rsidR="00B33A4D" w:rsidRPr="00913F30" w:rsidRDefault="00B33A4D" w:rsidP="00B33A4D">
      <w:pPr>
        <w:pStyle w:val="ListParagraph"/>
        <w:numPr>
          <w:ilvl w:val="0"/>
          <w:numId w:val="16"/>
        </w:numPr>
        <w:rPr>
          <w:rFonts w:ascii="Arial" w:hAnsi="Arial" w:cs="Arial"/>
        </w:rPr>
      </w:pPr>
      <w:r w:rsidRPr="00913F30">
        <w:rPr>
          <w:rFonts w:ascii="Arial" w:hAnsi="Arial" w:cs="Arial"/>
        </w:rPr>
        <w:t>Despliegue</w:t>
      </w:r>
    </w:p>
    <w:p w:rsidR="00B33A4D" w:rsidRPr="00913F30" w:rsidRDefault="00B33A4D" w:rsidP="00B33A4D">
      <w:pPr>
        <w:pStyle w:val="ListParagraph"/>
        <w:numPr>
          <w:ilvl w:val="0"/>
          <w:numId w:val="16"/>
        </w:numPr>
        <w:rPr>
          <w:rFonts w:ascii="Arial" w:hAnsi="Arial" w:cs="Arial"/>
        </w:rPr>
      </w:pPr>
      <w:r w:rsidRPr="00913F30">
        <w:rPr>
          <w:rFonts w:ascii="Arial" w:hAnsi="Arial" w:cs="Arial"/>
        </w:rPr>
        <w:t>Monitoreo</w:t>
      </w:r>
    </w:p>
    <w:p w:rsidR="00B33A4D" w:rsidRPr="00913F30" w:rsidRDefault="00B33A4D" w:rsidP="00B33A4D">
      <w:pPr>
        <w:pStyle w:val="ListParagraph"/>
        <w:numPr>
          <w:ilvl w:val="0"/>
          <w:numId w:val="16"/>
        </w:numPr>
        <w:rPr>
          <w:rFonts w:ascii="Arial" w:hAnsi="Arial" w:cs="Arial"/>
        </w:rPr>
      </w:pPr>
      <w:r w:rsidRPr="00913F30">
        <w:rPr>
          <w:rFonts w:ascii="Arial" w:hAnsi="Arial" w:cs="Arial"/>
        </w:rPr>
        <w:t>Seguridad</w:t>
      </w:r>
    </w:p>
    <w:p w:rsidR="00B33A4D" w:rsidRPr="00913F30" w:rsidRDefault="00B33A4D" w:rsidP="00B33A4D">
      <w:pPr>
        <w:pStyle w:val="ListParagraph"/>
        <w:ind w:left="0"/>
        <w:rPr>
          <w:rFonts w:ascii="Arial" w:hAnsi="Arial" w:cs="Arial"/>
        </w:rPr>
      </w:pPr>
    </w:p>
    <w:p w:rsidR="002C0342" w:rsidRPr="00913F30" w:rsidRDefault="002C0342" w:rsidP="002C0342">
      <w:pPr>
        <w:pStyle w:val="Heading2"/>
        <w:rPr>
          <w:rFonts w:ascii="Arial" w:hAnsi="Arial" w:cs="Arial"/>
          <w:sz w:val="44"/>
          <w:szCs w:val="44"/>
        </w:rPr>
      </w:pPr>
      <w:bookmarkStart w:id="11" w:name="_Toc467491094"/>
      <w:r w:rsidRPr="00913F30">
        <w:rPr>
          <w:rFonts w:ascii="Arial" w:hAnsi="Arial" w:cs="Arial"/>
          <w:sz w:val="44"/>
          <w:szCs w:val="44"/>
        </w:rPr>
        <w:t>Administración de Entorno</w:t>
      </w:r>
      <w:bookmarkEnd w:id="11"/>
    </w:p>
    <w:p w:rsidR="00B33A4D" w:rsidRPr="00913F30" w:rsidRDefault="00B33A4D" w:rsidP="00BB2836">
      <w:pPr>
        <w:jc w:val="both"/>
        <w:rPr>
          <w:rFonts w:ascii="Arial" w:hAnsi="Arial" w:cs="Arial"/>
        </w:rPr>
      </w:pPr>
      <w:r w:rsidRPr="00913F30">
        <w:rPr>
          <w:rFonts w:ascii="Arial" w:hAnsi="Arial" w:cs="Arial"/>
        </w:rPr>
        <w:t>Herramientas: Docker - Vmware</w:t>
      </w:r>
    </w:p>
    <w:tbl>
      <w:tblPr>
        <w:tblW w:w="5000" w:type="pct"/>
        <w:tblCellMar>
          <w:left w:w="70" w:type="dxa"/>
          <w:right w:w="70" w:type="dxa"/>
        </w:tblCellMar>
        <w:tblLook w:val="04A0" w:firstRow="1" w:lastRow="0" w:firstColumn="1" w:lastColumn="0" w:noHBand="0" w:noVBand="1"/>
      </w:tblPr>
      <w:tblGrid>
        <w:gridCol w:w="2221"/>
        <w:gridCol w:w="4274"/>
        <w:gridCol w:w="2855"/>
      </w:tblGrid>
      <w:tr w:rsidR="00B33A4D" w:rsidRPr="00913F30" w:rsidTr="00A863AA">
        <w:trPr>
          <w:trHeight w:val="188"/>
        </w:trPr>
        <w:tc>
          <w:tcPr>
            <w:tcW w:w="161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33A4D" w:rsidRPr="00913F30" w:rsidRDefault="00620075" w:rsidP="003B5938">
            <w:pPr>
              <w:jc w:val="both"/>
              <w:rPr>
                <w:rFonts w:ascii="Arial" w:hAnsi="Arial" w:cs="Arial"/>
              </w:rPr>
            </w:pPr>
            <w:r w:rsidRPr="00913F30">
              <w:rPr>
                <w:rFonts w:ascii="Arial" w:hAnsi="Arial" w:cs="Arial"/>
              </w:rPr>
              <w:t>N° de Características</w:t>
            </w:r>
          </w:p>
        </w:tc>
        <w:tc>
          <w:tcPr>
            <w:tcW w:w="3385" w:type="pct"/>
            <w:gridSpan w:val="2"/>
            <w:tcBorders>
              <w:top w:val="single" w:sz="4" w:space="0" w:color="auto"/>
              <w:left w:val="nil"/>
              <w:bottom w:val="single" w:sz="4" w:space="0" w:color="auto"/>
              <w:right w:val="single" w:sz="4" w:space="0" w:color="auto"/>
            </w:tcBorders>
            <w:shd w:val="clear" w:color="auto" w:fill="auto"/>
            <w:noWrap/>
            <w:vAlign w:val="bottom"/>
            <w:hideMark/>
          </w:tcPr>
          <w:p w:rsidR="00B33A4D" w:rsidRPr="00913F30" w:rsidRDefault="00B33A4D" w:rsidP="003B5938">
            <w:pPr>
              <w:jc w:val="center"/>
              <w:rPr>
                <w:rFonts w:ascii="Arial" w:hAnsi="Arial" w:cs="Arial"/>
              </w:rPr>
            </w:pPr>
            <w:r w:rsidRPr="00913F30">
              <w:rPr>
                <w:rFonts w:ascii="Arial" w:hAnsi="Arial" w:cs="Arial"/>
              </w:rPr>
              <w:t>16</w:t>
            </w:r>
          </w:p>
        </w:tc>
      </w:tr>
      <w:tr w:rsidR="00B33A4D" w:rsidRPr="00913F30" w:rsidTr="003B5938">
        <w:trPr>
          <w:trHeight w:val="300"/>
        </w:trPr>
        <w:tc>
          <w:tcPr>
            <w:tcW w:w="1615" w:type="pct"/>
            <w:tcBorders>
              <w:top w:val="single" w:sz="4" w:space="0" w:color="BFBFBF"/>
              <w:left w:val="single" w:sz="4" w:space="0" w:color="BFBFBF"/>
              <w:bottom w:val="single" w:sz="4" w:space="0" w:color="auto"/>
              <w:right w:val="nil"/>
            </w:tcBorders>
            <w:shd w:val="clear" w:color="000000" w:fill="44546A"/>
            <w:noWrap/>
            <w:vAlign w:val="center"/>
            <w:hideMark/>
          </w:tcPr>
          <w:p w:rsidR="00B33A4D" w:rsidRPr="00913F30" w:rsidRDefault="00B33A4D" w:rsidP="003B5938">
            <w:pPr>
              <w:jc w:val="both"/>
              <w:rPr>
                <w:rFonts w:ascii="Arial" w:hAnsi="Arial" w:cs="Arial"/>
                <w:color w:val="FFFFFF" w:themeColor="background1"/>
              </w:rPr>
            </w:pPr>
            <w:r w:rsidRPr="00913F30">
              <w:rPr>
                <w:rFonts w:ascii="Arial" w:hAnsi="Arial" w:cs="Arial"/>
                <w:color w:val="FFFFFF" w:themeColor="background1"/>
              </w:rPr>
              <w:t>Herramientas</w:t>
            </w:r>
          </w:p>
        </w:tc>
        <w:tc>
          <w:tcPr>
            <w:tcW w:w="2844" w:type="pct"/>
            <w:tcBorders>
              <w:top w:val="single" w:sz="4" w:space="0" w:color="BFBFBF"/>
              <w:left w:val="single" w:sz="4" w:space="0" w:color="BFBFBF"/>
              <w:bottom w:val="single" w:sz="4" w:space="0" w:color="auto"/>
              <w:right w:val="nil"/>
            </w:tcBorders>
            <w:shd w:val="clear" w:color="000000" w:fill="44546A"/>
            <w:noWrap/>
            <w:vAlign w:val="center"/>
            <w:hideMark/>
          </w:tcPr>
          <w:p w:rsidR="00B33A4D" w:rsidRPr="00913F30" w:rsidRDefault="00B33A4D" w:rsidP="003B5938">
            <w:pPr>
              <w:jc w:val="both"/>
              <w:rPr>
                <w:rFonts w:ascii="Arial" w:hAnsi="Arial" w:cs="Arial"/>
                <w:color w:val="FFFFFF" w:themeColor="background1"/>
              </w:rPr>
            </w:pPr>
            <w:r w:rsidRPr="00913F30">
              <w:rPr>
                <w:rFonts w:ascii="Arial" w:hAnsi="Arial" w:cs="Arial"/>
                <w:color w:val="FFFFFF" w:themeColor="background1"/>
              </w:rPr>
              <w:t>Cantidad funcionalidades con que cumple</w:t>
            </w:r>
          </w:p>
        </w:tc>
        <w:tc>
          <w:tcPr>
            <w:tcW w:w="541" w:type="pct"/>
            <w:tcBorders>
              <w:top w:val="single" w:sz="4" w:space="0" w:color="BFBFBF"/>
              <w:left w:val="single" w:sz="4" w:space="0" w:color="BFBFBF"/>
              <w:bottom w:val="single" w:sz="4" w:space="0" w:color="9BC2E6"/>
              <w:right w:val="single" w:sz="4" w:space="0" w:color="9BC2E6"/>
            </w:tcBorders>
            <w:shd w:val="clear" w:color="000000" w:fill="44546A"/>
            <w:noWrap/>
            <w:vAlign w:val="center"/>
            <w:hideMark/>
          </w:tcPr>
          <w:p w:rsidR="00B33A4D" w:rsidRPr="00913F30" w:rsidRDefault="00B33A4D" w:rsidP="003B5938">
            <w:pPr>
              <w:jc w:val="both"/>
              <w:rPr>
                <w:rFonts w:ascii="Arial" w:hAnsi="Arial" w:cs="Arial"/>
                <w:color w:val="FFFFFF" w:themeColor="background1"/>
              </w:rPr>
            </w:pPr>
            <w:r w:rsidRPr="00913F30">
              <w:rPr>
                <w:rFonts w:ascii="Arial" w:hAnsi="Arial" w:cs="Arial"/>
                <w:color w:val="FFFFFF" w:themeColor="background1"/>
              </w:rPr>
              <w:t>Porcentaje de cumplimiento</w:t>
            </w:r>
          </w:p>
        </w:tc>
      </w:tr>
      <w:tr w:rsidR="00B33A4D" w:rsidRPr="00913F30" w:rsidTr="005550C3">
        <w:trPr>
          <w:trHeight w:val="107"/>
        </w:trPr>
        <w:tc>
          <w:tcPr>
            <w:tcW w:w="1615" w:type="pct"/>
            <w:tcBorders>
              <w:top w:val="single" w:sz="4" w:space="0" w:color="auto"/>
              <w:left w:val="single" w:sz="4" w:space="0" w:color="auto"/>
              <w:bottom w:val="single" w:sz="4" w:space="0" w:color="auto"/>
              <w:right w:val="nil"/>
            </w:tcBorders>
            <w:shd w:val="clear" w:color="DDEBF7" w:fill="DDEBF7"/>
            <w:vAlign w:val="center"/>
            <w:hideMark/>
          </w:tcPr>
          <w:p w:rsidR="00B33A4D" w:rsidRPr="00913F30" w:rsidRDefault="00B33A4D" w:rsidP="003B5938">
            <w:pPr>
              <w:jc w:val="both"/>
              <w:rPr>
                <w:rFonts w:ascii="Arial" w:hAnsi="Arial" w:cs="Arial"/>
              </w:rPr>
            </w:pPr>
            <w:r w:rsidRPr="00913F30">
              <w:rPr>
                <w:rFonts w:ascii="Arial" w:hAnsi="Arial" w:cs="Arial"/>
              </w:rPr>
              <w:t>Docker</w:t>
            </w:r>
          </w:p>
        </w:tc>
        <w:tc>
          <w:tcPr>
            <w:tcW w:w="2844" w:type="pct"/>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B33A4D" w:rsidRPr="00913F30" w:rsidRDefault="00B33A4D" w:rsidP="003B5938">
            <w:pPr>
              <w:jc w:val="center"/>
              <w:rPr>
                <w:rFonts w:ascii="Arial" w:hAnsi="Arial" w:cs="Arial"/>
              </w:rPr>
            </w:pPr>
            <w:r w:rsidRPr="00913F30">
              <w:rPr>
                <w:rFonts w:ascii="Arial" w:hAnsi="Arial" w:cs="Arial"/>
              </w:rPr>
              <w:t>13</w:t>
            </w:r>
          </w:p>
        </w:tc>
        <w:tc>
          <w:tcPr>
            <w:tcW w:w="541" w:type="pct"/>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B33A4D" w:rsidRPr="00913F30" w:rsidRDefault="00B33A4D" w:rsidP="003B5938">
            <w:pPr>
              <w:jc w:val="both"/>
              <w:rPr>
                <w:rFonts w:ascii="Arial" w:hAnsi="Arial" w:cs="Arial"/>
              </w:rPr>
            </w:pPr>
            <w:r w:rsidRPr="00913F30">
              <w:rPr>
                <w:rFonts w:ascii="Arial" w:hAnsi="Arial" w:cs="Arial"/>
              </w:rPr>
              <w:t>81.25%</w:t>
            </w:r>
          </w:p>
        </w:tc>
      </w:tr>
      <w:tr w:rsidR="00B33A4D" w:rsidRPr="00913F30" w:rsidTr="005550C3">
        <w:trPr>
          <w:trHeight w:val="107"/>
        </w:trPr>
        <w:tc>
          <w:tcPr>
            <w:tcW w:w="1615" w:type="pct"/>
            <w:tcBorders>
              <w:top w:val="single" w:sz="4" w:space="0" w:color="auto"/>
              <w:left w:val="single" w:sz="4" w:space="0" w:color="auto"/>
              <w:bottom w:val="single" w:sz="4" w:space="0" w:color="auto"/>
              <w:right w:val="nil"/>
            </w:tcBorders>
            <w:shd w:val="clear" w:color="auto" w:fill="auto"/>
            <w:vAlign w:val="center"/>
            <w:hideMark/>
          </w:tcPr>
          <w:p w:rsidR="00B33A4D" w:rsidRPr="00913F30" w:rsidRDefault="00B33A4D" w:rsidP="003B5938">
            <w:pPr>
              <w:jc w:val="both"/>
              <w:rPr>
                <w:rFonts w:ascii="Arial" w:hAnsi="Arial" w:cs="Arial"/>
              </w:rPr>
            </w:pPr>
            <w:r w:rsidRPr="00913F30">
              <w:rPr>
                <w:rFonts w:ascii="Arial" w:hAnsi="Arial" w:cs="Arial"/>
              </w:rPr>
              <w:t>VMWare</w:t>
            </w:r>
          </w:p>
        </w:tc>
        <w:tc>
          <w:tcPr>
            <w:tcW w:w="284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33A4D" w:rsidRPr="00913F30" w:rsidRDefault="00B33A4D" w:rsidP="003B5938">
            <w:pPr>
              <w:jc w:val="center"/>
              <w:rPr>
                <w:rFonts w:ascii="Arial" w:hAnsi="Arial" w:cs="Arial"/>
              </w:rPr>
            </w:pPr>
            <w:r w:rsidRPr="00913F30">
              <w:rPr>
                <w:rFonts w:ascii="Arial" w:hAnsi="Arial" w:cs="Arial"/>
              </w:rPr>
              <w:t>10</w:t>
            </w:r>
          </w:p>
        </w:tc>
        <w:tc>
          <w:tcPr>
            <w:tcW w:w="541"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33A4D" w:rsidRPr="00913F30" w:rsidRDefault="00B33A4D" w:rsidP="003B5938">
            <w:pPr>
              <w:jc w:val="both"/>
              <w:rPr>
                <w:rFonts w:ascii="Arial" w:hAnsi="Arial" w:cs="Arial"/>
              </w:rPr>
            </w:pPr>
            <w:r w:rsidRPr="00913F30">
              <w:rPr>
                <w:rFonts w:ascii="Arial" w:hAnsi="Arial" w:cs="Arial"/>
              </w:rPr>
              <w:t>62.50%</w:t>
            </w:r>
          </w:p>
        </w:tc>
      </w:tr>
    </w:tbl>
    <w:p w:rsidR="00B33A4D" w:rsidRPr="00913F30" w:rsidRDefault="00B33A4D" w:rsidP="00B33A4D">
      <w:pPr>
        <w:rPr>
          <w:rFonts w:ascii="Arial" w:hAnsi="Arial" w:cs="Arial"/>
        </w:rPr>
      </w:pPr>
      <w:r w:rsidRPr="00913F30">
        <w:rPr>
          <w:rFonts w:ascii="Arial" w:hAnsi="Arial" w:cs="Arial"/>
          <w:noProof/>
          <w:lang w:eastAsia="es-CO"/>
        </w:rPr>
        <w:drawing>
          <wp:inline distT="0" distB="0" distL="0" distR="0" wp14:anchorId="0071590C" wp14:editId="1771C2B5">
            <wp:extent cx="5943600" cy="1685925"/>
            <wp:effectExtent l="0" t="0" r="0" b="9525"/>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045B40" w:rsidRPr="00913F30" w:rsidRDefault="00045B40">
      <w:pPr>
        <w:rPr>
          <w:rFonts w:ascii="Arial" w:hAnsi="Arial" w:cs="Arial"/>
        </w:rPr>
      </w:pPr>
      <w:r w:rsidRPr="00913F30">
        <w:rPr>
          <w:rFonts w:ascii="Arial" w:hAnsi="Arial" w:cs="Arial"/>
        </w:rPr>
        <w:br w:type="page"/>
      </w:r>
    </w:p>
    <w:p w:rsidR="00B33A4D" w:rsidRPr="00913F30" w:rsidRDefault="00B33A4D" w:rsidP="00B33A4D">
      <w:pPr>
        <w:pStyle w:val="Heading2"/>
        <w:rPr>
          <w:rFonts w:ascii="Arial" w:hAnsi="Arial" w:cs="Arial"/>
          <w:sz w:val="44"/>
          <w:szCs w:val="44"/>
        </w:rPr>
      </w:pPr>
      <w:bookmarkStart w:id="12" w:name="_Toc467491095"/>
      <w:r w:rsidRPr="00913F30">
        <w:rPr>
          <w:rFonts w:ascii="Arial" w:hAnsi="Arial" w:cs="Arial"/>
          <w:sz w:val="44"/>
          <w:szCs w:val="44"/>
        </w:rPr>
        <w:lastRenderedPageBreak/>
        <w:t>Control de configuración</w:t>
      </w:r>
      <w:bookmarkEnd w:id="12"/>
    </w:p>
    <w:p w:rsidR="00B33A4D" w:rsidRPr="00913F30" w:rsidRDefault="00B33A4D" w:rsidP="007027BD">
      <w:pPr>
        <w:jc w:val="both"/>
        <w:rPr>
          <w:rFonts w:ascii="Arial" w:hAnsi="Arial" w:cs="Arial"/>
        </w:rPr>
      </w:pPr>
      <w:r w:rsidRPr="00913F30">
        <w:rPr>
          <w:rFonts w:ascii="Arial" w:hAnsi="Arial" w:cs="Arial"/>
        </w:rPr>
        <w:t>Herramientas: GITHUB - Subversion</w:t>
      </w:r>
    </w:p>
    <w:tbl>
      <w:tblPr>
        <w:tblW w:w="0" w:type="auto"/>
        <w:tblInd w:w="-5" w:type="dxa"/>
        <w:tblCellMar>
          <w:left w:w="70" w:type="dxa"/>
          <w:right w:w="70" w:type="dxa"/>
        </w:tblCellMar>
        <w:tblLook w:val="04A0" w:firstRow="1" w:lastRow="0" w:firstColumn="1" w:lastColumn="0" w:noHBand="0" w:noVBand="1"/>
      </w:tblPr>
      <w:tblGrid>
        <w:gridCol w:w="2520"/>
        <w:gridCol w:w="3960"/>
        <w:gridCol w:w="2875"/>
      </w:tblGrid>
      <w:tr w:rsidR="00B33A4D" w:rsidRPr="00913F30" w:rsidTr="00A863AA">
        <w:trPr>
          <w:trHeight w:val="188"/>
        </w:trPr>
        <w:tc>
          <w:tcPr>
            <w:tcW w:w="2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33A4D" w:rsidRPr="00913F30" w:rsidRDefault="00620075" w:rsidP="003B5938">
            <w:pPr>
              <w:jc w:val="both"/>
              <w:rPr>
                <w:rFonts w:ascii="Arial" w:hAnsi="Arial" w:cs="Arial"/>
              </w:rPr>
            </w:pPr>
            <w:r w:rsidRPr="00913F30">
              <w:rPr>
                <w:rFonts w:ascii="Arial" w:hAnsi="Arial" w:cs="Arial"/>
              </w:rPr>
              <w:t>N° de Características</w:t>
            </w:r>
          </w:p>
        </w:tc>
        <w:tc>
          <w:tcPr>
            <w:tcW w:w="6835" w:type="dxa"/>
            <w:gridSpan w:val="2"/>
            <w:tcBorders>
              <w:top w:val="single" w:sz="4" w:space="0" w:color="auto"/>
              <w:left w:val="nil"/>
              <w:bottom w:val="single" w:sz="4" w:space="0" w:color="auto"/>
              <w:right w:val="single" w:sz="4" w:space="0" w:color="auto"/>
            </w:tcBorders>
            <w:shd w:val="clear" w:color="auto" w:fill="auto"/>
            <w:noWrap/>
            <w:vAlign w:val="bottom"/>
            <w:hideMark/>
          </w:tcPr>
          <w:p w:rsidR="00B33A4D" w:rsidRPr="00913F30" w:rsidRDefault="00B33A4D" w:rsidP="003B5938">
            <w:pPr>
              <w:jc w:val="center"/>
              <w:rPr>
                <w:rFonts w:ascii="Arial" w:hAnsi="Arial" w:cs="Arial"/>
              </w:rPr>
            </w:pPr>
            <w:r w:rsidRPr="00913F30">
              <w:rPr>
                <w:rFonts w:ascii="Arial" w:hAnsi="Arial" w:cs="Arial"/>
              </w:rPr>
              <w:t>16</w:t>
            </w:r>
          </w:p>
        </w:tc>
      </w:tr>
      <w:tr w:rsidR="00B33A4D" w:rsidRPr="00913F30" w:rsidTr="007027BD">
        <w:trPr>
          <w:trHeight w:val="300"/>
        </w:trPr>
        <w:tc>
          <w:tcPr>
            <w:tcW w:w="2520" w:type="dxa"/>
            <w:tcBorders>
              <w:top w:val="single" w:sz="4" w:space="0" w:color="BFBFBF"/>
              <w:left w:val="single" w:sz="4" w:space="0" w:color="BFBFBF"/>
              <w:bottom w:val="single" w:sz="4" w:space="0" w:color="auto"/>
              <w:right w:val="nil"/>
            </w:tcBorders>
            <w:shd w:val="clear" w:color="000000" w:fill="44546A"/>
            <w:noWrap/>
            <w:vAlign w:val="center"/>
            <w:hideMark/>
          </w:tcPr>
          <w:p w:rsidR="00B33A4D" w:rsidRPr="00913F30" w:rsidRDefault="00B33A4D" w:rsidP="007027BD">
            <w:pPr>
              <w:jc w:val="center"/>
              <w:rPr>
                <w:rFonts w:ascii="Arial" w:hAnsi="Arial" w:cs="Arial"/>
                <w:color w:val="FFFFFF" w:themeColor="background1"/>
              </w:rPr>
            </w:pPr>
            <w:r w:rsidRPr="00913F30">
              <w:rPr>
                <w:rFonts w:ascii="Arial" w:hAnsi="Arial" w:cs="Arial"/>
                <w:color w:val="FFFFFF" w:themeColor="background1"/>
              </w:rPr>
              <w:t>Herramientas</w:t>
            </w:r>
          </w:p>
        </w:tc>
        <w:tc>
          <w:tcPr>
            <w:tcW w:w="3960" w:type="dxa"/>
            <w:tcBorders>
              <w:top w:val="single" w:sz="4" w:space="0" w:color="BFBFBF"/>
              <w:left w:val="single" w:sz="4" w:space="0" w:color="BFBFBF"/>
              <w:bottom w:val="single" w:sz="4" w:space="0" w:color="9BC2E6"/>
              <w:right w:val="nil"/>
            </w:tcBorders>
            <w:shd w:val="clear" w:color="000000" w:fill="44546A"/>
            <w:noWrap/>
            <w:vAlign w:val="center"/>
            <w:hideMark/>
          </w:tcPr>
          <w:p w:rsidR="00B33A4D" w:rsidRPr="00913F30" w:rsidRDefault="00B33A4D" w:rsidP="007027BD">
            <w:pPr>
              <w:jc w:val="center"/>
              <w:rPr>
                <w:rFonts w:ascii="Arial" w:hAnsi="Arial" w:cs="Arial"/>
                <w:color w:val="FFFFFF" w:themeColor="background1"/>
              </w:rPr>
            </w:pPr>
            <w:r w:rsidRPr="00913F30">
              <w:rPr>
                <w:rFonts w:ascii="Arial" w:hAnsi="Arial" w:cs="Arial"/>
                <w:color w:val="FFFFFF" w:themeColor="background1"/>
              </w:rPr>
              <w:t>Cantidad funcionalidades con que cumple</w:t>
            </w:r>
          </w:p>
        </w:tc>
        <w:tc>
          <w:tcPr>
            <w:tcW w:w="2875" w:type="dxa"/>
            <w:tcBorders>
              <w:top w:val="single" w:sz="4" w:space="0" w:color="BFBFBF"/>
              <w:left w:val="single" w:sz="4" w:space="0" w:color="BFBFBF"/>
              <w:bottom w:val="single" w:sz="4" w:space="0" w:color="9BC2E6"/>
              <w:right w:val="single" w:sz="4" w:space="0" w:color="9BC2E6"/>
            </w:tcBorders>
            <w:shd w:val="clear" w:color="000000" w:fill="44546A"/>
            <w:noWrap/>
            <w:vAlign w:val="center"/>
            <w:hideMark/>
          </w:tcPr>
          <w:p w:rsidR="00B33A4D" w:rsidRPr="00913F30" w:rsidRDefault="00B33A4D" w:rsidP="007027BD">
            <w:pPr>
              <w:jc w:val="center"/>
              <w:rPr>
                <w:rFonts w:ascii="Arial" w:hAnsi="Arial" w:cs="Arial"/>
                <w:color w:val="FFFFFF" w:themeColor="background1"/>
              </w:rPr>
            </w:pPr>
            <w:r w:rsidRPr="00913F30">
              <w:rPr>
                <w:rFonts w:ascii="Arial" w:hAnsi="Arial" w:cs="Arial"/>
                <w:color w:val="FFFFFF" w:themeColor="background1"/>
              </w:rPr>
              <w:t>Porcentaje de cumplimiento</w:t>
            </w:r>
          </w:p>
        </w:tc>
      </w:tr>
      <w:tr w:rsidR="00B33A4D" w:rsidRPr="00913F30" w:rsidTr="00A863AA">
        <w:trPr>
          <w:trHeight w:val="197"/>
        </w:trPr>
        <w:tc>
          <w:tcPr>
            <w:tcW w:w="2520" w:type="dxa"/>
            <w:tcBorders>
              <w:top w:val="single" w:sz="4" w:space="0" w:color="auto"/>
              <w:left w:val="single" w:sz="4" w:space="0" w:color="auto"/>
              <w:bottom w:val="single" w:sz="4" w:space="0" w:color="auto"/>
              <w:right w:val="nil"/>
            </w:tcBorders>
            <w:shd w:val="clear" w:color="DDEBF7" w:fill="DDEBF7"/>
            <w:vAlign w:val="center"/>
            <w:hideMark/>
          </w:tcPr>
          <w:p w:rsidR="00B33A4D" w:rsidRPr="00913F30" w:rsidRDefault="00B33A4D" w:rsidP="007027BD">
            <w:pPr>
              <w:jc w:val="both"/>
              <w:rPr>
                <w:rFonts w:ascii="Arial" w:hAnsi="Arial" w:cs="Arial"/>
              </w:rPr>
            </w:pPr>
            <w:r w:rsidRPr="00913F30">
              <w:rPr>
                <w:rFonts w:ascii="Arial" w:hAnsi="Arial" w:cs="Arial"/>
              </w:rPr>
              <w:t>GITHUB</w:t>
            </w:r>
          </w:p>
        </w:tc>
        <w:tc>
          <w:tcPr>
            <w:tcW w:w="396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B33A4D" w:rsidRPr="00913F30" w:rsidRDefault="00B33A4D" w:rsidP="007027BD">
            <w:pPr>
              <w:jc w:val="center"/>
              <w:rPr>
                <w:rFonts w:ascii="Arial" w:hAnsi="Arial" w:cs="Arial"/>
              </w:rPr>
            </w:pPr>
            <w:r w:rsidRPr="00913F30">
              <w:rPr>
                <w:rFonts w:ascii="Arial" w:hAnsi="Arial" w:cs="Arial"/>
              </w:rPr>
              <w:t>13</w:t>
            </w:r>
          </w:p>
        </w:tc>
        <w:tc>
          <w:tcPr>
            <w:tcW w:w="2875"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B33A4D" w:rsidRPr="00913F30" w:rsidRDefault="00B33A4D" w:rsidP="007027BD">
            <w:pPr>
              <w:jc w:val="both"/>
              <w:rPr>
                <w:rFonts w:ascii="Arial" w:hAnsi="Arial" w:cs="Arial"/>
              </w:rPr>
            </w:pPr>
            <w:r w:rsidRPr="00913F30">
              <w:rPr>
                <w:rFonts w:ascii="Arial" w:hAnsi="Arial" w:cs="Arial"/>
              </w:rPr>
              <w:t>81.21%</w:t>
            </w:r>
          </w:p>
        </w:tc>
      </w:tr>
      <w:tr w:rsidR="00B33A4D" w:rsidRPr="00913F30" w:rsidTr="00A863AA">
        <w:trPr>
          <w:trHeight w:val="107"/>
        </w:trPr>
        <w:tc>
          <w:tcPr>
            <w:tcW w:w="2520" w:type="dxa"/>
            <w:tcBorders>
              <w:top w:val="single" w:sz="4" w:space="0" w:color="auto"/>
              <w:left w:val="single" w:sz="4" w:space="0" w:color="auto"/>
              <w:bottom w:val="single" w:sz="4" w:space="0" w:color="auto"/>
              <w:right w:val="nil"/>
            </w:tcBorders>
            <w:shd w:val="clear" w:color="auto" w:fill="auto"/>
            <w:vAlign w:val="center"/>
            <w:hideMark/>
          </w:tcPr>
          <w:p w:rsidR="00B33A4D" w:rsidRPr="00913F30" w:rsidRDefault="00B33A4D" w:rsidP="007027BD">
            <w:pPr>
              <w:jc w:val="both"/>
              <w:rPr>
                <w:rFonts w:ascii="Arial" w:hAnsi="Arial" w:cs="Arial"/>
              </w:rPr>
            </w:pPr>
            <w:r w:rsidRPr="00913F30">
              <w:rPr>
                <w:rFonts w:ascii="Arial" w:hAnsi="Arial" w:cs="Arial"/>
              </w:rPr>
              <w:t>Subversion</w:t>
            </w:r>
          </w:p>
        </w:tc>
        <w:tc>
          <w:tcPr>
            <w:tcW w:w="3960" w:type="dxa"/>
            <w:tcBorders>
              <w:top w:val="single" w:sz="4" w:space="0" w:color="auto"/>
              <w:left w:val="single" w:sz="4" w:space="0" w:color="auto"/>
              <w:bottom w:val="single" w:sz="4" w:space="0" w:color="000000"/>
              <w:right w:val="single" w:sz="4" w:space="0" w:color="auto"/>
            </w:tcBorders>
            <w:shd w:val="clear" w:color="auto" w:fill="auto"/>
            <w:noWrap/>
            <w:vAlign w:val="bottom"/>
            <w:hideMark/>
          </w:tcPr>
          <w:p w:rsidR="00B33A4D" w:rsidRPr="00913F30" w:rsidRDefault="00B33A4D" w:rsidP="007027BD">
            <w:pPr>
              <w:jc w:val="center"/>
              <w:rPr>
                <w:rFonts w:ascii="Arial" w:hAnsi="Arial" w:cs="Arial"/>
              </w:rPr>
            </w:pPr>
            <w:r w:rsidRPr="00913F30">
              <w:rPr>
                <w:rFonts w:ascii="Arial" w:hAnsi="Arial" w:cs="Arial"/>
              </w:rPr>
              <w:t>10</w:t>
            </w:r>
          </w:p>
        </w:tc>
        <w:tc>
          <w:tcPr>
            <w:tcW w:w="2875" w:type="dxa"/>
            <w:tcBorders>
              <w:top w:val="single" w:sz="4" w:space="0" w:color="auto"/>
              <w:left w:val="single" w:sz="4" w:space="0" w:color="auto"/>
              <w:bottom w:val="single" w:sz="4" w:space="0" w:color="000000"/>
              <w:right w:val="single" w:sz="4" w:space="0" w:color="auto"/>
            </w:tcBorders>
            <w:shd w:val="clear" w:color="auto" w:fill="auto"/>
            <w:noWrap/>
            <w:vAlign w:val="bottom"/>
            <w:hideMark/>
          </w:tcPr>
          <w:p w:rsidR="00B33A4D" w:rsidRPr="00913F30" w:rsidRDefault="00B33A4D" w:rsidP="007027BD">
            <w:pPr>
              <w:jc w:val="both"/>
              <w:rPr>
                <w:rFonts w:ascii="Arial" w:hAnsi="Arial" w:cs="Arial"/>
              </w:rPr>
            </w:pPr>
            <w:r w:rsidRPr="00913F30">
              <w:rPr>
                <w:rFonts w:ascii="Arial" w:hAnsi="Arial" w:cs="Arial"/>
              </w:rPr>
              <w:t>62.50%</w:t>
            </w:r>
          </w:p>
        </w:tc>
      </w:tr>
    </w:tbl>
    <w:p w:rsidR="00A863AA" w:rsidRPr="00913F30" w:rsidRDefault="00B33A4D" w:rsidP="004601F0">
      <w:pPr>
        <w:rPr>
          <w:rStyle w:val="TitleChar"/>
          <w:rFonts w:ascii="Arial" w:hAnsi="Arial" w:cs="Arial"/>
          <w:i/>
          <w:iCs/>
          <w:sz w:val="20"/>
          <w:szCs w:val="20"/>
          <w:shd w:val="clear" w:color="auto" w:fill="FFFFFF" w:themeFill="background1"/>
        </w:rPr>
      </w:pPr>
      <w:bookmarkStart w:id="13" w:name="_Toc467152631"/>
      <w:bookmarkStart w:id="14" w:name="_Toc467152690"/>
      <w:bookmarkStart w:id="15" w:name="_Toc467152740"/>
      <w:r w:rsidRPr="00913F30">
        <w:rPr>
          <w:rFonts w:ascii="Arial" w:hAnsi="Arial" w:cs="Arial"/>
          <w:noProof/>
          <w:lang w:eastAsia="es-CO"/>
        </w:rPr>
        <w:drawing>
          <wp:inline distT="0" distB="0" distL="0" distR="0" wp14:anchorId="024746B7" wp14:editId="037098DD">
            <wp:extent cx="5943600" cy="1447800"/>
            <wp:effectExtent l="0" t="0" r="0"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bookmarkEnd w:id="13"/>
      <w:bookmarkEnd w:id="14"/>
      <w:bookmarkEnd w:id="15"/>
      <w:r w:rsidRPr="00913F30">
        <w:rPr>
          <w:rFonts w:ascii="Arial" w:hAnsi="Arial" w:cs="Arial"/>
        </w:rPr>
        <w:t xml:space="preserve"> </w:t>
      </w:r>
    </w:p>
    <w:p w:rsidR="00B33A4D" w:rsidRPr="00913F30" w:rsidRDefault="00B33A4D" w:rsidP="00B33A4D">
      <w:pPr>
        <w:rPr>
          <w:rFonts w:ascii="Arial" w:eastAsiaTheme="majorEastAsia" w:hAnsi="Arial" w:cs="Arial"/>
          <w:color w:val="2E74B5" w:themeColor="accent1" w:themeShade="BF"/>
          <w:sz w:val="26"/>
          <w:szCs w:val="26"/>
        </w:rPr>
      </w:pPr>
    </w:p>
    <w:p w:rsidR="00B33A4D" w:rsidRPr="00913F30" w:rsidRDefault="00B33A4D" w:rsidP="00B33A4D">
      <w:pPr>
        <w:pStyle w:val="Heading2"/>
        <w:rPr>
          <w:rFonts w:ascii="Arial" w:hAnsi="Arial" w:cs="Arial"/>
          <w:sz w:val="40"/>
          <w:szCs w:val="40"/>
        </w:rPr>
      </w:pPr>
      <w:bookmarkStart w:id="16" w:name="_Toc467491096"/>
      <w:r w:rsidRPr="00913F30">
        <w:rPr>
          <w:rFonts w:ascii="Arial" w:hAnsi="Arial" w:cs="Arial"/>
          <w:sz w:val="40"/>
          <w:szCs w:val="40"/>
        </w:rPr>
        <w:t>Pruebas y gestión de Issues</w:t>
      </w:r>
      <w:bookmarkEnd w:id="16"/>
    </w:p>
    <w:p w:rsidR="00B33A4D" w:rsidRPr="00913F30" w:rsidRDefault="00B33A4D" w:rsidP="00FB31A2">
      <w:pPr>
        <w:jc w:val="both"/>
        <w:rPr>
          <w:rFonts w:ascii="Arial" w:hAnsi="Arial" w:cs="Arial"/>
        </w:rPr>
      </w:pPr>
      <w:r w:rsidRPr="00913F30">
        <w:rPr>
          <w:rFonts w:ascii="Arial" w:hAnsi="Arial" w:cs="Arial"/>
        </w:rPr>
        <w:t>Herramientas: Squash – Tes</w:t>
      </w:r>
      <w:r w:rsidR="00FB31A2" w:rsidRPr="00913F30">
        <w:rPr>
          <w:rFonts w:ascii="Arial" w:hAnsi="Arial" w:cs="Arial"/>
        </w:rPr>
        <w:t>t</w:t>
      </w:r>
      <w:r w:rsidRPr="00913F30">
        <w:rPr>
          <w:rFonts w:ascii="Arial" w:hAnsi="Arial" w:cs="Arial"/>
        </w:rPr>
        <w:t>link</w:t>
      </w:r>
    </w:p>
    <w:tbl>
      <w:tblPr>
        <w:tblW w:w="0" w:type="auto"/>
        <w:tblInd w:w="-5" w:type="dxa"/>
        <w:tblCellMar>
          <w:left w:w="70" w:type="dxa"/>
          <w:right w:w="70" w:type="dxa"/>
        </w:tblCellMar>
        <w:tblLook w:val="04A0" w:firstRow="1" w:lastRow="0" w:firstColumn="1" w:lastColumn="0" w:noHBand="0" w:noVBand="1"/>
      </w:tblPr>
      <w:tblGrid>
        <w:gridCol w:w="2430"/>
        <w:gridCol w:w="3870"/>
        <w:gridCol w:w="3055"/>
      </w:tblGrid>
      <w:tr w:rsidR="00B33A4D" w:rsidRPr="00913F30" w:rsidTr="00620075">
        <w:trPr>
          <w:trHeight w:val="525"/>
        </w:trPr>
        <w:tc>
          <w:tcPr>
            <w:tcW w:w="24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33A4D" w:rsidRPr="00913F30" w:rsidRDefault="00620075" w:rsidP="00620075">
            <w:pPr>
              <w:jc w:val="both"/>
              <w:rPr>
                <w:rFonts w:ascii="Arial" w:hAnsi="Arial" w:cs="Arial"/>
              </w:rPr>
            </w:pPr>
            <w:r w:rsidRPr="00913F30">
              <w:rPr>
                <w:rFonts w:ascii="Arial" w:hAnsi="Arial" w:cs="Arial"/>
              </w:rPr>
              <w:t xml:space="preserve">N° de </w:t>
            </w:r>
            <w:r w:rsidR="00B33A4D" w:rsidRPr="00913F30">
              <w:rPr>
                <w:rFonts w:ascii="Arial" w:hAnsi="Arial" w:cs="Arial"/>
              </w:rPr>
              <w:t xml:space="preserve">Características </w:t>
            </w:r>
          </w:p>
        </w:tc>
        <w:tc>
          <w:tcPr>
            <w:tcW w:w="6925" w:type="dxa"/>
            <w:gridSpan w:val="2"/>
            <w:tcBorders>
              <w:top w:val="single" w:sz="4" w:space="0" w:color="auto"/>
              <w:left w:val="nil"/>
              <w:bottom w:val="single" w:sz="4" w:space="0" w:color="auto"/>
              <w:right w:val="single" w:sz="4" w:space="0" w:color="auto"/>
            </w:tcBorders>
            <w:shd w:val="clear" w:color="auto" w:fill="auto"/>
            <w:noWrap/>
            <w:vAlign w:val="bottom"/>
            <w:hideMark/>
          </w:tcPr>
          <w:p w:rsidR="00B33A4D" w:rsidRPr="00913F30" w:rsidRDefault="00B33A4D" w:rsidP="003B5938">
            <w:pPr>
              <w:jc w:val="center"/>
              <w:rPr>
                <w:rFonts w:ascii="Arial" w:hAnsi="Arial" w:cs="Arial"/>
              </w:rPr>
            </w:pPr>
            <w:r w:rsidRPr="00913F30">
              <w:rPr>
                <w:rFonts w:ascii="Arial" w:hAnsi="Arial" w:cs="Arial"/>
              </w:rPr>
              <w:t>16</w:t>
            </w:r>
          </w:p>
        </w:tc>
      </w:tr>
      <w:tr w:rsidR="00B33A4D" w:rsidRPr="00913F30" w:rsidTr="00620075">
        <w:trPr>
          <w:trHeight w:val="300"/>
        </w:trPr>
        <w:tc>
          <w:tcPr>
            <w:tcW w:w="2430" w:type="dxa"/>
            <w:tcBorders>
              <w:top w:val="single" w:sz="4" w:space="0" w:color="BFBFBF"/>
              <w:left w:val="single" w:sz="4" w:space="0" w:color="BFBFBF"/>
              <w:bottom w:val="single" w:sz="4" w:space="0" w:color="auto"/>
              <w:right w:val="nil"/>
            </w:tcBorders>
            <w:shd w:val="clear" w:color="000000" w:fill="44546A"/>
            <w:noWrap/>
            <w:vAlign w:val="center"/>
            <w:hideMark/>
          </w:tcPr>
          <w:p w:rsidR="00B33A4D" w:rsidRPr="00913F30" w:rsidRDefault="00B33A4D" w:rsidP="00620075">
            <w:pPr>
              <w:jc w:val="both"/>
              <w:rPr>
                <w:rFonts w:ascii="Arial" w:hAnsi="Arial" w:cs="Arial"/>
                <w:color w:val="FFFFFF" w:themeColor="background1"/>
              </w:rPr>
            </w:pPr>
            <w:r w:rsidRPr="00913F30">
              <w:rPr>
                <w:rFonts w:ascii="Arial" w:hAnsi="Arial" w:cs="Arial"/>
                <w:color w:val="FFFFFF" w:themeColor="background1"/>
              </w:rPr>
              <w:t>Herramientas</w:t>
            </w:r>
          </w:p>
        </w:tc>
        <w:tc>
          <w:tcPr>
            <w:tcW w:w="3870" w:type="dxa"/>
            <w:tcBorders>
              <w:top w:val="single" w:sz="4" w:space="0" w:color="BFBFBF"/>
              <w:left w:val="single" w:sz="4" w:space="0" w:color="BFBFBF"/>
              <w:bottom w:val="single" w:sz="4" w:space="0" w:color="9BC2E6"/>
              <w:right w:val="nil"/>
            </w:tcBorders>
            <w:shd w:val="clear" w:color="000000" w:fill="44546A"/>
            <w:noWrap/>
            <w:vAlign w:val="center"/>
            <w:hideMark/>
          </w:tcPr>
          <w:p w:rsidR="00B33A4D" w:rsidRPr="00913F30" w:rsidRDefault="00B33A4D" w:rsidP="00620075">
            <w:pPr>
              <w:jc w:val="both"/>
              <w:rPr>
                <w:rFonts w:ascii="Arial" w:hAnsi="Arial" w:cs="Arial"/>
                <w:color w:val="FFFFFF" w:themeColor="background1"/>
              </w:rPr>
            </w:pPr>
            <w:r w:rsidRPr="00913F30">
              <w:rPr>
                <w:rFonts w:ascii="Arial" w:hAnsi="Arial" w:cs="Arial"/>
                <w:color w:val="FFFFFF" w:themeColor="background1"/>
              </w:rPr>
              <w:t>Cantidad funcionalidades con que cumple</w:t>
            </w:r>
          </w:p>
        </w:tc>
        <w:tc>
          <w:tcPr>
            <w:tcW w:w="3055" w:type="dxa"/>
            <w:tcBorders>
              <w:top w:val="single" w:sz="4" w:space="0" w:color="BFBFBF"/>
              <w:left w:val="single" w:sz="4" w:space="0" w:color="BFBFBF"/>
              <w:bottom w:val="single" w:sz="4" w:space="0" w:color="9BC2E6"/>
              <w:right w:val="single" w:sz="4" w:space="0" w:color="9BC2E6"/>
            </w:tcBorders>
            <w:shd w:val="clear" w:color="000000" w:fill="44546A"/>
            <w:noWrap/>
            <w:vAlign w:val="center"/>
            <w:hideMark/>
          </w:tcPr>
          <w:p w:rsidR="00B33A4D" w:rsidRPr="00913F30" w:rsidRDefault="00B33A4D" w:rsidP="00620075">
            <w:pPr>
              <w:jc w:val="both"/>
              <w:rPr>
                <w:rFonts w:ascii="Arial" w:hAnsi="Arial" w:cs="Arial"/>
                <w:color w:val="FFFFFF" w:themeColor="background1"/>
              </w:rPr>
            </w:pPr>
            <w:r w:rsidRPr="00913F30">
              <w:rPr>
                <w:rFonts w:ascii="Arial" w:hAnsi="Arial" w:cs="Arial"/>
                <w:color w:val="FFFFFF" w:themeColor="background1"/>
              </w:rPr>
              <w:t>Porcentaje de cumplimiento</w:t>
            </w:r>
          </w:p>
        </w:tc>
      </w:tr>
      <w:tr w:rsidR="00B33A4D" w:rsidRPr="00913F30" w:rsidTr="00620075">
        <w:trPr>
          <w:trHeight w:val="315"/>
        </w:trPr>
        <w:tc>
          <w:tcPr>
            <w:tcW w:w="2430" w:type="dxa"/>
            <w:tcBorders>
              <w:top w:val="single" w:sz="4" w:space="0" w:color="auto"/>
              <w:left w:val="single" w:sz="4" w:space="0" w:color="auto"/>
              <w:bottom w:val="single" w:sz="4" w:space="0" w:color="auto"/>
              <w:right w:val="nil"/>
            </w:tcBorders>
            <w:shd w:val="clear" w:color="DDEBF7" w:fill="DDEBF7"/>
            <w:vAlign w:val="center"/>
            <w:hideMark/>
          </w:tcPr>
          <w:p w:rsidR="00B33A4D" w:rsidRPr="00913F30" w:rsidRDefault="00B33A4D" w:rsidP="00620075">
            <w:pPr>
              <w:jc w:val="both"/>
              <w:rPr>
                <w:rFonts w:ascii="Arial" w:hAnsi="Arial" w:cs="Arial"/>
              </w:rPr>
            </w:pPr>
            <w:r w:rsidRPr="00913F30">
              <w:rPr>
                <w:rFonts w:ascii="Arial" w:hAnsi="Arial" w:cs="Arial"/>
              </w:rPr>
              <w:t>Squash</w:t>
            </w:r>
          </w:p>
        </w:tc>
        <w:tc>
          <w:tcPr>
            <w:tcW w:w="387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B33A4D" w:rsidRPr="00913F30" w:rsidRDefault="00B33A4D" w:rsidP="00620075">
            <w:pPr>
              <w:jc w:val="center"/>
              <w:rPr>
                <w:rFonts w:ascii="Arial" w:hAnsi="Arial" w:cs="Arial"/>
              </w:rPr>
            </w:pPr>
            <w:r w:rsidRPr="00913F30">
              <w:rPr>
                <w:rFonts w:ascii="Arial" w:hAnsi="Arial" w:cs="Arial"/>
              </w:rPr>
              <w:t>12</w:t>
            </w:r>
          </w:p>
        </w:tc>
        <w:tc>
          <w:tcPr>
            <w:tcW w:w="3055"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B33A4D" w:rsidRPr="00913F30" w:rsidRDefault="00B33A4D" w:rsidP="00620075">
            <w:pPr>
              <w:jc w:val="center"/>
              <w:rPr>
                <w:rFonts w:ascii="Arial" w:hAnsi="Arial" w:cs="Arial"/>
              </w:rPr>
            </w:pPr>
            <w:r w:rsidRPr="00913F30">
              <w:rPr>
                <w:rFonts w:ascii="Arial" w:hAnsi="Arial" w:cs="Arial"/>
              </w:rPr>
              <w:t>75.00%</w:t>
            </w:r>
          </w:p>
        </w:tc>
      </w:tr>
      <w:tr w:rsidR="00B33A4D" w:rsidRPr="00913F30" w:rsidTr="00620075">
        <w:trPr>
          <w:trHeight w:val="315"/>
        </w:trPr>
        <w:tc>
          <w:tcPr>
            <w:tcW w:w="2430" w:type="dxa"/>
            <w:tcBorders>
              <w:top w:val="single" w:sz="4" w:space="0" w:color="auto"/>
              <w:left w:val="single" w:sz="4" w:space="0" w:color="auto"/>
              <w:bottom w:val="single" w:sz="4" w:space="0" w:color="auto"/>
              <w:right w:val="nil"/>
            </w:tcBorders>
            <w:shd w:val="clear" w:color="auto" w:fill="auto"/>
            <w:vAlign w:val="center"/>
            <w:hideMark/>
          </w:tcPr>
          <w:p w:rsidR="00B33A4D" w:rsidRPr="00913F30" w:rsidRDefault="00B33A4D" w:rsidP="00620075">
            <w:pPr>
              <w:jc w:val="both"/>
              <w:rPr>
                <w:rFonts w:ascii="Arial" w:hAnsi="Arial" w:cs="Arial"/>
              </w:rPr>
            </w:pPr>
            <w:r w:rsidRPr="00913F30">
              <w:rPr>
                <w:rFonts w:ascii="Arial" w:hAnsi="Arial" w:cs="Arial"/>
              </w:rPr>
              <w:t>Testlink</w:t>
            </w:r>
          </w:p>
        </w:tc>
        <w:tc>
          <w:tcPr>
            <w:tcW w:w="3870" w:type="dxa"/>
            <w:tcBorders>
              <w:top w:val="single" w:sz="4" w:space="0" w:color="auto"/>
              <w:left w:val="single" w:sz="4" w:space="0" w:color="auto"/>
              <w:bottom w:val="single" w:sz="4" w:space="0" w:color="000000"/>
              <w:right w:val="single" w:sz="4" w:space="0" w:color="auto"/>
            </w:tcBorders>
            <w:shd w:val="clear" w:color="auto" w:fill="auto"/>
            <w:noWrap/>
            <w:vAlign w:val="bottom"/>
            <w:hideMark/>
          </w:tcPr>
          <w:p w:rsidR="00B33A4D" w:rsidRPr="00913F30" w:rsidRDefault="00B33A4D" w:rsidP="00620075">
            <w:pPr>
              <w:jc w:val="center"/>
              <w:rPr>
                <w:rFonts w:ascii="Arial" w:hAnsi="Arial" w:cs="Arial"/>
              </w:rPr>
            </w:pPr>
            <w:r w:rsidRPr="00913F30">
              <w:rPr>
                <w:rFonts w:ascii="Arial" w:hAnsi="Arial" w:cs="Arial"/>
              </w:rPr>
              <w:t>15</w:t>
            </w:r>
          </w:p>
        </w:tc>
        <w:tc>
          <w:tcPr>
            <w:tcW w:w="3055" w:type="dxa"/>
            <w:tcBorders>
              <w:top w:val="single" w:sz="4" w:space="0" w:color="auto"/>
              <w:left w:val="single" w:sz="4" w:space="0" w:color="auto"/>
              <w:bottom w:val="single" w:sz="4" w:space="0" w:color="000000"/>
              <w:right w:val="single" w:sz="4" w:space="0" w:color="auto"/>
            </w:tcBorders>
            <w:shd w:val="clear" w:color="auto" w:fill="auto"/>
            <w:noWrap/>
            <w:vAlign w:val="bottom"/>
            <w:hideMark/>
          </w:tcPr>
          <w:p w:rsidR="00B33A4D" w:rsidRPr="00913F30" w:rsidRDefault="00B33A4D" w:rsidP="00620075">
            <w:pPr>
              <w:jc w:val="center"/>
              <w:rPr>
                <w:rFonts w:ascii="Arial" w:hAnsi="Arial" w:cs="Arial"/>
              </w:rPr>
            </w:pPr>
            <w:r w:rsidRPr="00913F30">
              <w:rPr>
                <w:rFonts w:ascii="Arial" w:hAnsi="Arial" w:cs="Arial"/>
              </w:rPr>
              <w:t>93.75%</w:t>
            </w:r>
          </w:p>
        </w:tc>
      </w:tr>
    </w:tbl>
    <w:p w:rsidR="00B33A4D" w:rsidRPr="00913F30" w:rsidRDefault="00B33A4D" w:rsidP="00B33A4D">
      <w:pPr>
        <w:pStyle w:val="NoSpacing"/>
        <w:jc w:val="both"/>
        <w:rPr>
          <w:rStyle w:val="TitleChar"/>
          <w:rFonts w:ascii="Arial" w:hAnsi="Arial" w:cs="Arial"/>
          <w:sz w:val="22"/>
          <w:szCs w:val="22"/>
        </w:rPr>
      </w:pPr>
      <w:r w:rsidRPr="00913F30">
        <w:rPr>
          <w:rFonts w:ascii="Arial" w:hAnsi="Arial" w:cs="Arial"/>
          <w:noProof/>
          <w:lang w:eastAsia="es-CO"/>
        </w:rPr>
        <w:drawing>
          <wp:inline distT="0" distB="0" distL="0" distR="0" wp14:anchorId="11A4FEDD" wp14:editId="01D22954">
            <wp:extent cx="5943600" cy="1621790"/>
            <wp:effectExtent l="0" t="0" r="0" b="1651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B33A4D" w:rsidRPr="00913F30" w:rsidRDefault="00B33A4D" w:rsidP="00B33A4D">
      <w:pPr>
        <w:rPr>
          <w:rFonts w:ascii="Arial" w:hAnsi="Arial" w:cs="Arial"/>
        </w:rPr>
      </w:pPr>
      <w:r w:rsidRPr="00913F30">
        <w:rPr>
          <w:rFonts w:ascii="Arial" w:hAnsi="Arial" w:cs="Arial"/>
        </w:rPr>
        <w:lastRenderedPageBreak/>
        <w:t>Para el caso de pruebas y gestión se utilizarán como herramienta de reportes el SQL Reporting Services 2012, la ventajas y motivo de la selección se describen en los siguientes puntos:</w:t>
      </w:r>
      <w:r w:rsidR="00895C66" w:rsidRPr="00913F30">
        <w:rPr>
          <w:rStyle w:val="FootnoteReference"/>
          <w:rFonts w:ascii="Arial" w:hAnsi="Arial" w:cs="Arial"/>
        </w:rPr>
        <w:footnoteReference w:id="5"/>
      </w:r>
    </w:p>
    <w:p w:rsidR="00B33A4D" w:rsidRPr="00913F30" w:rsidRDefault="00B33A4D" w:rsidP="00B33A4D">
      <w:pPr>
        <w:pStyle w:val="ListParagraph"/>
        <w:numPr>
          <w:ilvl w:val="0"/>
          <w:numId w:val="21"/>
        </w:numPr>
        <w:rPr>
          <w:rFonts w:ascii="Arial" w:hAnsi="Arial" w:cs="Arial"/>
        </w:rPr>
      </w:pPr>
      <w:r w:rsidRPr="00913F30">
        <w:rPr>
          <w:rFonts w:ascii="Arial" w:hAnsi="Arial" w:cs="Arial"/>
        </w:rPr>
        <w:t>Licenciamiento activo de SQL server 2012</w:t>
      </w:r>
    </w:p>
    <w:p w:rsidR="00B33A4D" w:rsidRPr="00913F30" w:rsidRDefault="00B33A4D" w:rsidP="00B33A4D">
      <w:pPr>
        <w:pStyle w:val="ListParagraph"/>
        <w:numPr>
          <w:ilvl w:val="0"/>
          <w:numId w:val="21"/>
        </w:numPr>
        <w:rPr>
          <w:rFonts w:ascii="Arial" w:hAnsi="Arial" w:cs="Arial"/>
        </w:rPr>
      </w:pPr>
      <w:r w:rsidRPr="00913F30">
        <w:rPr>
          <w:rFonts w:ascii="Arial" w:hAnsi="Arial" w:cs="Arial"/>
        </w:rPr>
        <w:t>Integración con Directorio activo</w:t>
      </w:r>
    </w:p>
    <w:p w:rsidR="00B33A4D" w:rsidRPr="00913F30" w:rsidRDefault="00B33A4D" w:rsidP="00B33A4D">
      <w:pPr>
        <w:pStyle w:val="ListParagraph"/>
        <w:numPr>
          <w:ilvl w:val="0"/>
          <w:numId w:val="21"/>
        </w:numPr>
        <w:rPr>
          <w:rFonts w:ascii="Arial" w:hAnsi="Arial" w:cs="Arial"/>
        </w:rPr>
      </w:pPr>
      <w:r w:rsidRPr="00913F30">
        <w:rPr>
          <w:rFonts w:ascii="Arial" w:hAnsi="Arial" w:cs="Arial"/>
        </w:rPr>
        <w:t>Se encuentra en el esquema de soporte y disponibilidad del área de SSA</w:t>
      </w:r>
    </w:p>
    <w:p w:rsidR="00B33A4D" w:rsidRPr="00913F30" w:rsidRDefault="00B33A4D" w:rsidP="00B33A4D">
      <w:pPr>
        <w:pStyle w:val="ListParagraph"/>
        <w:numPr>
          <w:ilvl w:val="0"/>
          <w:numId w:val="21"/>
        </w:numPr>
        <w:rPr>
          <w:rFonts w:ascii="Arial" w:hAnsi="Arial" w:cs="Arial"/>
        </w:rPr>
      </w:pPr>
      <w:r w:rsidRPr="00913F30">
        <w:rPr>
          <w:rFonts w:ascii="Arial" w:hAnsi="Arial" w:cs="Arial"/>
        </w:rPr>
        <w:t>Infraestructura ya instalada</w:t>
      </w:r>
    </w:p>
    <w:p w:rsidR="00B33A4D" w:rsidRPr="00913F30" w:rsidRDefault="00B33A4D" w:rsidP="00B33A4D">
      <w:pPr>
        <w:rPr>
          <w:rFonts w:ascii="Arial" w:hAnsi="Arial" w:cs="Arial"/>
        </w:rPr>
      </w:pPr>
      <w:r w:rsidRPr="00913F30">
        <w:rPr>
          <w:rFonts w:ascii="Arial" w:hAnsi="Arial" w:cs="Arial"/>
        </w:rPr>
        <w:t>Para le gestión de ISSUE se utilizará Mantis debido a que ya se cuenta con la infraestructura e integración con el sistema de gestión de pruebas SQUASH</w:t>
      </w:r>
    </w:p>
    <w:p w:rsidR="00B33A4D" w:rsidRPr="00913F30" w:rsidRDefault="00B33A4D" w:rsidP="00B33A4D">
      <w:pPr>
        <w:pStyle w:val="Heading2"/>
        <w:rPr>
          <w:rFonts w:ascii="Arial" w:hAnsi="Arial" w:cs="Arial"/>
          <w:sz w:val="40"/>
          <w:szCs w:val="40"/>
        </w:rPr>
      </w:pPr>
      <w:bookmarkStart w:id="17" w:name="_Toc467491097"/>
      <w:r w:rsidRPr="00913F30">
        <w:rPr>
          <w:rFonts w:ascii="Arial" w:hAnsi="Arial" w:cs="Arial"/>
          <w:sz w:val="40"/>
          <w:szCs w:val="40"/>
        </w:rPr>
        <w:t>Despliegue</w:t>
      </w:r>
      <w:bookmarkEnd w:id="17"/>
    </w:p>
    <w:p w:rsidR="00B33A4D" w:rsidRPr="00913F30" w:rsidRDefault="00B33A4D" w:rsidP="00B33A4D">
      <w:pPr>
        <w:rPr>
          <w:rFonts w:ascii="Arial" w:hAnsi="Arial" w:cs="Arial"/>
        </w:rPr>
      </w:pPr>
      <w:r w:rsidRPr="00913F30">
        <w:rPr>
          <w:rFonts w:ascii="Arial" w:hAnsi="Arial" w:cs="Arial"/>
        </w:rPr>
        <w:t xml:space="preserve">Herramientas: </w:t>
      </w:r>
      <w:r w:rsidR="00430186" w:rsidRPr="00913F30">
        <w:rPr>
          <w:rFonts w:ascii="Arial" w:hAnsi="Arial" w:cs="Arial"/>
        </w:rPr>
        <w:t>Rancher</w:t>
      </w:r>
      <w:r w:rsidR="003C0D5E" w:rsidRPr="00913F30">
        <w:rPr>
          <w:rFonts w:ascii="Arial" w:hAnsi="Arial" w:cs="Arial"/>
        </w:rPr>
        <w:t>-Mesos</w:t>
      </w:r>
      <w:r w:rsidR="00895C66" w:rsidRPr="00913F30">
        <w:rPr>
          <w:rStyle w:val="FootnoteReference"/>
          <w:rFonts w:ascii="Arial" w:hAnsi="Arial" w:cs="Arial"/>
        </w:rPr>
        <w:footnoteReference w:id="6"/>
      </w:r>
    </w:p>
    <w:tbl>
      <w:tblPr>
        <w:tblW w:w="0" w:type="auto"/>
        <w:tblInd w:w="-5" w:type="dxa"/>
        <w:tblCellMar>
          <w:left w:w="70" w:type="dxa"/>
          <w:right w:w="70" w:type="dxa"/>
        </w:tblCellMar>
        <w:tblLook w:val="04A0" w:firstRow="1" w:lastRow="0" w:firstColumn="1" w:lastColumn="0" w:noHBand="0" w:noVBand="1"/>
      </w:tblPr>
      <w:tblGrid>
        <w:gridCol w:w="2653"/>
        <w:gridCol w:w="3827"/>
        <w:gridCol w:w="2875"/>
      </w:tblGrid>
      <w:tr w:rsidR="00B33A4D" w:rsidRPr="00913F30" w:rsidTr="003B5938">
        <w:trPr>
          <w:trHeight w:val="525"/>
        </w:trPr>
        <w:tc>
          <w:tcPr>
            <w:tcW w:w="26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33A4D" w:rsidRPr="00913F30" w:rsidRDefault="00620075" w:rsidP="003B5938">
            <w:pPr>
              <w:jc w:val="both"/>
              <w:rPr>
                <w:rFonts w:ascii="Arial" w:hAnsi="Arial" w:cs="Arial"/>
              </w:rPr>
            </w:pPr>
            <w:r w:rsidRPr="00913F30">
              <w:rPr>
                <w:rFonts w:ascii="Arial" w:hAnsi="Arial" w:cs="Arial"/>
              </w:rPr>
              <w:t>N° de Características</w:t>
            </w:r>
          </w:p>
        </w:tc>
        <w:tc>
          <w:tcPr>
            <w:tcW w:w="6702" w:type="dxa"/>
            <w:gridSpan w:val="2"/>
            <w:tcBorders>
              <w:top w:val="single" w:sz="4" w:space="0" w:color="auto"/>
              <w:left w:val="nil"/>
              <w:bottom w:val="single" w:sz="4" w:space="0" w:color="auto"/>
              <w:right w:val="single" w:sz="4" w:space="0" w:color="auto"/>
            </w:tcBorders>
            <w:shd w:val="clear" w:color="auto" w:fill="auto"/>
            <w:noWrap/>
            <w:vAlign w:val="bottom"/>
            <w:hideMark/>
          </w:tcPr>
          <w:p w:rsidR="00B33A4D" w:rsidRPr="00913F30" w:rsidRDefault="00B33A4D" w:rsidP="003B5938">
            <w:pPr>
              <w:jc w:val="center"/>
              <w:rPr>
                <w:rFonts w:ascii="Arial" w:hAnsi="Arial" w:cs="Arial"/>
              </w:rPr>
            </w:pPr>
            <w:r w:rsidRPr="00913F30">
              <w:rPr>
                <w:rFonts w:ascii="Arial" w:hAnsi="Arial" w:cs="Arial"/>
              </w:rPr>
              <w:t>16</w:t>
            </w:r>
          </w:p>
        </w:tc>
      </w:tr>
      <w:tr w:rsidR="00B33A4D" w:rsidRPr="00913F30" w:rsidTr="00620075">
        <w:trPr>
          <w:trHeight w:val="300"/>
        </w:trPr>
        <w:tc>
          <w:tcPr>
            <w:tcW w:w="2653" w:type="dxa"/>
            <w:tcBorders>
              <w:top w:val="single" w:sz="4" w:space="0" w:color="BFBFBF"/>
              <w:left w:val="single" w:sz="4" w:space="0" w:color="BFBFBF"/>
              <w:bottom w:val="single" w:sz="4" w:space="0" w:color="auto"/>
              <w:right w:val="nil"/>
            </w:tcBorders>
            <w:shd w:val="clear" w:color="000000" w:fill="44546A"/>
            <w:noWrap/>
            <w:vAlign w:val="center"/>
            <w:hideMark/>
          </w:tcPr>
          <w:p w:rsidR="00B33A4D" w:rsidRPr="00913F30" w:rsidRDefault="00B33A4D" w:rsidP="00620075">
            <w:pPr>
              <w:jc w:val="both"/>
              <w:rPr>
                <w:rFonts w:ascii="Arial" w:hAnsi="Arial" w:cs="Arial"/>
                <w:color w:val="FFFFFF" w:themeColor="background1"/>
              </w:rPr>
            </w:pPr>
            <w:r w:rsidRPr="00913F30">
              <w:rPr>
                <w:rFonts w:ascii="Arial" w:hAnsi="Arial" w:cs="Arial"/>
                <w:color w:val="FFFFFF" w:themeColor="background1"/>
              </w:rPr>
              <w:t>Herramientas</w:t>
            </w:r>
          </w:p>
        </w:tc>
        <w:tc>
          <w:tcPr>
            <w:tcW w:w="3827" w:type="dxa"/>
            <w:tcBorders>
              <w:top w:val="single" w:sz="4" w:space="0" w:color="BFBFBF"/>
              <w:left w:val="single" w:sz="4" w:space="0" w:color="BFBFBF"/>
              <w:bottom w:val="single" w:sz="4" w:space="0" w:color="9BC2E6"/>
              <w:right w:val="nil"/>
            </w:tcBorders>
            <w:shd w:val="clear" w:color="000000" w:fill="44546A"/>
            <w:noWrap/>
            <w:vAlign w:val="center"/>
            <w:hideMark/>
          </w:tcPr>
          <w:p w:rsidR="00B33A4D" w:rsidRPr="00913F30" w:rsidRDefault="00B33A4D" w:rsidP="00620075">
            <w:pPr>
              <w:jc w:val="both"/>
              <w:rPr>
                <w:rFonts w:ascii="Arial" w:hAnsi="Arial" w:cs="Arial"/>
                <w:color w:val="FFFFFF" w:themeColor="background1"/>
              </w:rPr>
            </w:pPr>
            <w:r w:rsidRPr="00913F30">
              <w:rPr>
                <w:rFonts w:ascii="Arial" w:hAnsi="Arial" w:cs="Arial"/>
                <w:color w:val="FFFFFF" w:themeColor="background1"/>
              </w:rPr>
              <w:t>Cantidad funcionalidades con que cumple</w:t>
            </w:r>
          </w:p>
        </w:tc>
        <w:tc>
          <w:tcPr>
            <w:tcW w:w="2875" w:type="dxa"/>
            <w:tcBorders>
              <w:top w:val="single" w:sz="4" w:space="0" w:color="BFBFBF"/>
              <w:left w:val="single" w:sz="4" w:space="0" w:color="BFBFBF"/>
              <w:bottom w:val="single" w:sz="4" w:space="0" w:color="9BC2E6"/>
              <w:right w:val="single" w:sz="4" w:space="0" w:color="9BC2E6"/>
            </w:tcBorders>
            <w:shd w:val="clear" w:color="000000" w:fill="44546A"/>
            <w:noWrap/>
            <w:vAlign w:val="center"/>
            <w:hideMark/>
          </w:tcPr>
          <w:p w:rsidR="00B33A4D" w:rsidRPr="00913F30" w:rsidRDefault="00B33A4D" w:rsidP="00620075">
            <w:pPr>
              <w:jc w:val="both"/>
              <w:rPr>
                <w:rFonts w:ascii="Arial" w:hAnsi="Arial" w:cs="Arial"/>
                <w:color w:val="FFFFFF" w:themeColor="background1"/>
              </w:rPr>
            </w:pPr>
            <w:r w:rsidRPr="00913F30">
              <w:rPr>
                <w:rFonts w:ascii="Arial" w:hAnsi="Arial" w:cs="Arial"/>
                <w:color w:val="FFFFFF" w:themeColor="background1"/>
              </w:rPr>
              <w:t>Porcentaje de cumplimiento</w:t>
            </w:r>
          </w:p>
        </w:tc>
      </w:tr>
      <w:tr w:rsidR="00B33A4D" w:rsidRPr="00913F30" w:rsidTr="00620075">
        <w:trPr>
          <w:trHeight w:val="315"/>
        </w:trPr>
        <w:tc>
          <w:tcPr>
            <w:tcW w:w="2653" w:type="dxa"/>
            <w:tcBorders>
              <w:top w:val="single" w:sz="4" w:space="0" w:color="auto"/>
              <w:left w:val="single" w:sz="4" w:space="0" w:color="auto"/>
              <w:bottom w:val="single" w:sz="4" w:space="0" w:color="auto"/>
              <w:right w:val="nil"/>
            </w:tcBorders>
            <w:shd w:val="clear" w:color="DDEBF7" w:fill="DDEBF7"/>
            <w:vAlign w:val="center"/>
            <w:hideMark/>
          </w:tcPr>
          <w:p w:rsidR="00B33A4D" w:rsidRPr="00913F30" w:rsidRDefault="00430186" w:rsidP="00620075">
            <w:pPr>
              <w:jc w:val="both"/>
              <w:rPr>
                <w:rFonts w:ascii="Arial" w:hAnsi="Arial" w:cs="Arial"/>
              </w:rPr>
            </w:pPr>
            <w:r w:rsidRPr="00913F30">
              <w:rPr>
                <w:rFonts w:ascii="Arial" w:hAnsi="Arial" w:cs="Arial"/>
              </w:rPr>
              <w:t>Rancher</w:t>
            </w:r>
          </w:p>
        </w:tc>
        <w:tc>
          <w:tcPr>
            <w:tcW w:w="382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B33A4D" w:rsidRPr="00913F30" w:rsidRDefault="00B33A4D" w:rsidP="00620075">
            <w:pPr>
              <w:jc w:val="center"/>
              <w:rPr>
                <w:rFonts w:ascii="Arial" w:hAnsi="Arial" w:cs="Arial"/>
              </w:rPr>
            </w:pPr>
            <w:r w:rsidRPr="00913F30">
              <w:rPr>
                <w:rFonts w:ascii="Arial" w:hAnsi="Arial" w:cs="Arial"/>
              </w:rPr>
              <w:t>16</w:t>
            </w:r>
          </w:p>
        </w:tc>
        <w:tc>
          <w:tcPr>
            <w:tcW w:w="2875"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B33A4D" w:rsidRPr="00913F30" w:rsidRDefault="00B33A4D" w:rsidP="00620075">
            <w:pPr>
              <w:jc w:val="center"/>
              <w:rPr>
                <w:rFonts w:ascii="Arial" w:hAnsi="Arial" w:cs="Arial"/>
              </w:rPr>
            </w:pPr>
            <w:r w:rsidRPr="00913F30">
              <w:rPr>
                <w:rFonts w:ascii="Arial" w:hAnsi="Arial" w:cs="Arial"/>
              </w:rPr>
              <w:t>100.00%</w:t>
            </w:r>
          </w:p>
        </w:tc>
      </w:tr>
      <w:tr w:rsidR="00B33A4D" w:rsidRPr="00913F30" w:rsidTr="00620075">
        <w:trPr>
          <w:trHeight w:val="315"/>
        </w:trPr>
        <w:tc>
          <w:tcPr>
            <w:tcW w:w="2653" w:type="dxa"/>
            <w:tcBorders>
              <w:top w:val="single" w:sz="4" w:space="0" w:color="auto"/>
              <w:left w:val="single" w:sz="4" w:space="0" w:color="auto"/>
              <w:bottom w:val="single" w:sz="4" w:space="0" w:color="auto"/>
              <w:right w:val="nil"/>
            </w:tcBorders>
            <w:shd w:val="clear" w:color="auto" w:fill="auto"/>
            <w:vAlign w:val="center"/>
            <w:hideMark/>
          </w:tcPr>
          <w:p w:rsidR="00B33A4D" w:rsidRPr="00913F30" w:rsidRDefault="003C0D5E" w:rsidP="00620075">
            <w:pPr>
              <w:jc w:val="both"/>
              <w:rPr>
                <w:rFonts w:ascii="Arial" w:hAnsi="Arial" w:cs="Arial"/>
              </w:rPr>
            </w:pPr>
            <w:r w:rsidRPr="00913F30">
              <w:rPr>
                <w:rFonts w:ascii="Arial" w:hAnsi="Arial" w:cs="Arial"/>
              </w:rPr>
              <w:t>Mesos</w:t>
            </w:r>
          </w:p>
        </w:tc>
        <w:tc>
          <w:tcPr>
            <w:tcW w:w="3827" w:type="dxa"/>
            <w:tcBorders>
              <w:top w:val="single" w:sz="4" w:space="0" w:color="auto"/>
              <w:left w:val="single" w:sz="4" w:space="0" w:color="auto"/>
              <w:bottom w:val="single" w:sz="4" w:space="0" w:color="000000"/>
              <w:right w:val="single" w:sz="4" w:space="0" w:color="auto"/>
            </w:tcBorders>
            <w:shd w:val="clear" w:color="auto" w:fill="auto"/>
            <w:noWrap/>
            <w:vAlign w:val="bottom"/>
            <w:hideMark/>
          </w:tcPr>
          <w:p w:rsidR="00B33A4D" w:rsidRPr="00913F30" w:rsidRDefault="00B33A4D" w:rsidP="00620075">
            <w:pPr>
              <w:jc w:val="center"/>
              <w:rPr>
                <w:rFonts w:ascii="Arial" w:hAnsi="Arial" w:cs="Arial"/>
              </w:rPr>
            </w:pPr>
            <w:r w:rsidRPr="00913F30">
              <w:rPr>
                <w:rFonts w:ascii="Arial" w:hAnsi="Arial" w:cs="Arial"/>
              </w:rPr>
              <w:t>16</w:t>
            </w:r>
          </w:p>
        </w:tc>
        <w:tc>
          <w:tcPr>
            <w:tcW w:w="2875" w:type="dxa"/>
            <w:tcBorders>
              <w:top w:val="single" w:sz="4" w:space="0" w:color="auto"/>
              <w:left w:val="single" w:sz="4" w:space="0" w:color="auto"/>
              <w:bottom w:val="single" w:sz="4" w:space="0" w:color="000000"/>
              <w:right w:val="single" w:sz="4" w:space="0" w:color="auto"/>
            </w:tcBorders>
            <w:shd w:val="clear" w:color="auto" w:fill="auto"/>
            <w:noWrap/>
            <w:vAlign w:val="bottom"/>
            <w:hideMark/>
          </w:tcPr>
          <w:p w:rsidR="00B33A4D" w:rsidRPr="00913F30" w:rsidRDefault="00B33A4D" w:rsidP="00620075">
            <w:pPr>
              <w:jc w:val="center"/>
              <w:rPr>
                <w:rFonts w:ascii="Arial" w:hAnsi="Arial" w:cs="Arial"/>
              </w:rPr>
            </w:pPr>
            <w:r w:rsidRPr="00913F30">
              <w:rPr>
                <w:rFonts w:ascii="Arial" w:hAnsi="Arial" w:cs="Arial"/>
              </w:rPr>
              <w:t>100.00%</w:t>
            </w:r>
          </w:p>
        </w:tc>
      </w:tr>
    </w:tbl>
    <w:p w:rsidR="009F3F6D" w:rsidRPr="00913F30" w:rsidRDefault="009543C4" w:rsidP="009F3F6D">
      <w:pPr>
        <w:jc w:val="center"/>
        <w:rPr>
          <w:rFonts w:ascii="Arial" w:eastAsiaTheme="majorEastAsia" w:hAnsi="Arial" w:cs="Arial"/>
          <w:color w:val="2E74B5" w:themeColor="accent1" w:themeShade="BF"/>
          <w:sz w:val="26"/>
          <w:szCs w:val="26"/>
        </w:rPr>
      </w:pPr>
      <w:r w:rsidRPr="00913F30">
        <w:rPr>
          <w:rFonts w:ascii="Arial" w:hAnsi="Arial" w:cs="Arial"/>
          <w:noProof/>
          <w:lang w:eastAsia="es-CO"/>
        </w:rPr>
        <w:drawing>
          <wp:inline distT="0" distB="0" distL="0" distR="0" wp14:anchorId="76881B35" wp14:editId="5E88BA17">
            <wp:extent cx="5943600" cy="1621790"/>
            <wp:effectExtent l="0" t="0" r="0" b="1651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r w:rsidRPr="00913F30">
        <w:rPr>
          <w:rStyle w:val="TitleChar"/>
          <w:rFonts w:ascii="Arial" w:hAnsi="Arial" w:cs="Arial"/>
          <w:i/>
          <w:iCs/>
          <w:color w:val="2E74B5" w:themeColor="accent1" w:themeShade="BF"/>
          <w:sz w:val="20"/>
          <w:szCs w:val="20"/>
          <w:shd w:val="clear" w:color="auto" w:fill="FFFFFF" w:themeFill="background1"/>
        </w:rPr>
        <w:t xml:space="preserve"> </w:t>
      </w:r>
    </w:p>
    <w:p w:rsidR="00B33A4D" w:rsidRPr="00913F30" w:rsidRDefault="00B33A4D" w:rsidP="00B33A4D">
      <w:pPr>
        <w:pStyle w:val="Heading2"/>
        <w:rPr>
          <w:rFonts w:ascii="Arial" w:hAnsi="Arial" w:cs="Arial"/>
          <w:sz w:val="40"/>
          <w:szCs w:val="40"/>
        </w:rPr>
      </w:pPr>
      <w:bookmarkStart w:id="18" w:name="_Toc467491098"/>
      <w:r w:rsidRPr="00913F30">
        <w:rPr>
          <w:rFonts w:ascii="Arial" w:hAnsi="Arial" w:cs="Arial"/>
          <w:sz w:val="40"/>
          <w:szCs w:val="40"/>
        </w:rPr>
        <w:t>Monitoreo</w:t>
      </w:r>
      <w:bookmarkEnd w:id="18"/>
    </w:p>
    <w:p w:rsidR="00B33A4D" w:rsidRPr="00913F30" w:rsidRDefault="00B33A4D" w:rsidP="00B33A4D">
      <w:pPr>
        <w:rPr>
          <w:rFonts w:ascii="Arial" w:hAnsi="Arial" w:cs="Arial"/>
        </w:rPr>
      </w:pPr>
      <w:r w:rsidRPr="00913F30">
        <w:rPr>
          <w:rFonts w:ascii="Arial" w:hAnsi="Arial" w:cs="Arial"/>
        </w:rPr>
        <w:t>La infraestructura de Tigo cuenta actualmente con SolarWinds quien es la herramienta donde se configura todas las alertas y parámetros de monitoreo, este sistema se encuentra operando y soportado.</w:t>
      </w:r>
    </w:p>
    <w:p w:rsidR="00B33A4D" w:rsidRPr="00913F30" w:rsidRDefault="00B33A4D" w:rsidP="00B33A4D">
      <w:pPr>
        <w:pStyle w:val="Heading2"/>
        <w:rPr>
          <w:rFonts w:ascii="Arial" w:hAnsi="Arial" w:cs="Arial"/>
        </w:rPr>
      </w:pPr>
      <w:bookmarkStart w:id="19" w:name="_Toc467491099"/>
      <w:r w:rsidRPr="00913F30">
        <w:rPr>
          <w:rFonts w:ascii="Arial" w:hAnsi="Arial" w:cs="Arial"/>
          <w:sz w:val="40"/>
          <w:szCs w:val="40"/>
        </w:rPr>
        <w:lastRenderedPageBreak/>
        <w:t>Seguridad</w:t>
      </w:r>
      <w:r w:rsidR="00C50580" w:rsidRPr="00913F30">
        <w:rPr>
          <w:rStyle w:val="FootnoteReference"/>
          <w:rFonts w:ascii="Arial" w:hAnsi="Arial" w:cs="Arial"/>
        </w:rPr>
        <w:footnoteReference w:id="7"/>
      </w:r>
      <w:bookmarkEnd w:id="19"/>
    </w:p>
    <w:p w:rsidR="00B33A4D" w:rsidRPr="00913F30" w:rsidRDefault="00B33A4D" w:rsidP="00B33A4D">
      <w:pPr>
        <w:rPr>
          <w:rFonts w:ascii="Arial" w:hAnsi="Arial" w:cs="Arial"/>
        </w:rPr>
      </w:pPr>
      <w:r w:rsidRPr="00913F30">
        <w:rPr>
          <w:rFonts w:ascii="Arial" w:hAnsi="Arial" w:cs="Arial"/>
        </w:rPr>
        <w:t>Para cumplir con los criterios de seguridad requeridos en un ecosistema de integración continua se plantea utilizar los siguientes aplicativos:</w:t>
      </w:r>
    </w:p>
    <w:p w:rsidR="00B33A4D" w:rsidRPr="00913F30" w:rsidRDefault="00B33A4D" w:rsidP="00B33A4D">
      <w:pPr>
        <w:rPr>
          <w:rFonts w:ascii="Arial" w:hAnsi="Arial" w:cs="Arial"/>
        </w:rPr>
      </w:pPr>
      <w:r w:rsidRPr="00913F30">
        <w:rPr>
          <w:rFonts w:ascii="Arial" w:hAnsi="Arial" w:cs="Arial"/>
          <w:b/>
        </w:rPr>
        <w:t>TripWire</w:t>
      </w:r>
      <w:r w:rsidRPr="00913F30">
        <w:rPr>
          <w:rFonts w:ascii="Arial" w:hAnsi="Arial" w:cs="Arial"/>
        </w:rPr>
        <w:t>: Es una herramienta gratuita de software de seguridad y la integridad de los datos útiles para el monitoreo y alerta sobre el cambio de archivos.</w:t>
      </w:r>
    </w:p>
    <w:p w:rsidR="00B33A4D" w:rsidRPr="00913F30" w:rsidRDefault="00B33A4D" w:rsidP="00B33A4D">
      <w:pPr>
        <w:rPr>
          <w:rFonts w:ascii="Arial" w:hAnsi="Arial" w:cs="Arial"/>
        </w:rPr>
      </w:pPr>
      <w:r w:rsidRPr="00913F30">
        <w:rPr>
          <w:rFonts w:ascii="Arial" w:hAnsi="Arial" w:cs="Arial"/>
          <w:b/>
        </w:rPr>
        <w:t>Snort</w:t>
      </w:r>
      <w:r w:rsidRPr="00913F30">
        <w:rPr>
          <w:rFonts w:ascii="Arial" w:hAnsi="Arial" w:cs="Arial"/>
        </w:rPr>
        <w:t>: un sistema libre y abierto de red de fuente de prevención de intrusiones (SIN), y la red del sistema de detección de intrusos (NIDS)</w:t>
      </w:r>
    </w:p>
    <w:p w:rsidR="00B33A4D" w:rsidRPr="00913F30" w:rsidRDefault="00B33A4D" w:rsidP="00B33A4D">
      <w:pPr>
        <w:rPr>
          <w:rFonts w:ascii="Arial" w:hAnsi="Arial" w:cs="Arial"/>
        </w:rPr>
      </w:pPr>
      <w:r w:rsidRPr="00913F30">
        <w:rPr>
          <w:rFonts w:ascii="Arial" w:hAnsi="Arial" w:cs="Arial"/>
          <w:b/>
        </w:rPr>
        <w:t>Codiscope</w:t>
      </w:r>
      <w:r w:rsidRPr="00913F30">
        <w:rPr>
          <w:rFonts w:ascii="Arial" w:hAnsi="Arial" w:cs="Arial"/>
        </w:rPr>
        <w:t>:</w:t>
      </w:r>
      <w:r w:rsidRPr="00913F30">
        <w:rPr>
          <w:rFonts w:ascii="Arial" w:hAnsi="Arial" w:cs="Arial"/>
          <w:color w:val="FFFFFF"/>
          <w:shd w:val="clear" w:color="auto" w:fill="C9D7F1"/>
        </w:rPr>
        <w:t xml:space="preserve"> </w:t>
      </w:r>
      <w:r w:rsidRPr="00913F30">
        <w:rPr>
          <w:rFonts w:ascii="Arial" w:hAnsi="Arial" w:cs="Arial"/>
        </w:rPr>
        <w:t>Es una herramienta de análisis estático de peso ligero que detecta automáticamente las vulnerabilidades y proporciona una guía de seguridad en tiempo de ejecución, con esta herramienta se puede eliminar los problemas de seguridad más comunes, mediante la comprobación de su propio código para vulnerabilidades de seguridad.</w:t>
      </w:r>
    </w:p>
    <w:p w:rsidR="00B33A4D" w:rsidRPr="00913F30" w:rsidRDefault="00B33A4D" w:rsidP="00B33A4D">
      <w:pPr>
        <w:pStyle w:val="Heading2"/>
        <w:rPr>
          <w:rFonts w:ascii="Arial" w:hAnsi="Arial" w:cs="Arial"/>
          <w:sz w:val="40"/>
          <w:szCs w:val="40"/>
        </w:rPr>
      </w:pPr>
      <w:bookmarkStart w:id="20" w:name="_Toc467491100"/>
      <w:r w:rsidRPr="00913F30">
        <w:rPr>
          <w:rFonts w:ascii="Arial" w:hAnsi="Arial" w:cs="Arial"/>
          <w:sz w:val="40"/>
          <w:szCs w:val="40"/>
        </w:rPr>
        <w:t>Conclusión del Análisis</w:t>
      </w:r>
      <w:bookmarkEnd w:id="20"/>
    </w:p>
    <w:p w:rsidR="00B33A4D" w:rsidRPr="00913F30" w:rsidRDefault="00620075" w:rsidP="00B33A4D">
      <w:pPr>
        <w:jc w:val="both"/>
        <w:rPr>
          <w:rFonts w:ascii="Arial" w:hAnsi="Arial" w:cs="Arial"/>
        </w:rPr>
      </w:pPr>
      <w:r w:rsidRPr="00913F30">
        <w:rPr>
          <w:rFonts w:ascii="Arial" w:hAnsi="Arial" w:cs="Arial"/>
        </w:rPr>
        <w:t>Gracias</w:t>
      </w:r>
      <w:r w:rsidR="00B33A4D" w:rsidRPr="00913F30">
        <w:rPr>
          <w:rFonts w:ascii="Arial" w:hAnsi="Arial" w:cs="Arial"/>
        </w:rPr>
        <w:t xml:space="preserve"> al análisis realizado y aprovechando el proceso de investigación y aprendizaje realizado por las áreas de API-TEAM y End To End en las herramientas de IC, además la infraestructura con que se dispone, se plantea orientar la propuesta del piloto IC utilizando las siguientes herramientas:</w:t>
      </w:r>
    </w:p>
    <w:p w:rsidR="00B33A4D" w:rsidRPr="00913F30" w:rsidRDefault="00B33A4D" w:rsidP="00B33A4D">
      <w:pPr>
        <w:pStyle w:val="ListParagraph"/>
        <w:numPr>
          <w:ilvl w:val="0"/>
          <w:numId w:val="4"/>
        </w:numPr>
        <w:rPr>
          <w:rFonts w:ascii="Arial" w:hAnsi="Arial" w:cs="Arial"/>
        </w:rPr>
      </w:pPr>
      <w:r w:rsidRPr="00913F30">
        <w:rPr>
          <w:rFonts w:ascii="Arial" w:hAnsi="Arial" w:cs="Arial"/>
        </w:rPr>
        <w:t>Docker</w:t>
      </w:r>
    </w:p>
    <w:p w:rsidR="00B33A4D" w:rsidRPr="00913F30" w:rsidRDefault="00FB31A2" w:rsidP="00B33A4D">
      <w:pPr>
        <w:pStyle w:val="ListParagraph"/>
        <w:numPr>
          <w:ilvl w:val="0"/>
          <w:numId w:val="4"/>
        </w:numPr>
        <w:rPr>
          <w:rFonts w:ascii="Arial" w:hAnsi="Arial" w:cs="Arial"/>
        </w:rPr>
      </w:pPr>
      <w:r w:rsidRPr="00913F30">
        <w:rPr>
          <w:rFonts w:ascii="Arial" w:hAnsi="Arial" w:cs="Arial"/>
        </w:rPr>
        <w:t>GitHub</w:t>
      </w:r>
    </w:p>
    <w:p w:rsidR="00B33A4D" w:rsidRPr="00913F30" w:rsidRDefault="00B33A4D" w:rsidP="00B33A4D">
      <w:pPr>
        <w:pStyle w:val="ListParagraph"/>
        <w:numPr>
          <w:ilvl w:val="0"/>
          <w:numId w:val="4"/>
        </w:numPr>
        <w:rPr>
          <w:rFonts w:ascii="Arial" w:hAnsi="Arial" w:cs="Arial"/>
        </w:rPr>
      </w:pPr>
      <w:r w:rsidRPr="00913F30">
        <w:rPr>
          <w:rFonts w:ascii="Arial" w:hAnsi="Arial" w:cs="Arial"/>
        </w:rPr>
        <w:t>Jenkins</w:t>
      </w:r>
    </w:p>
    <w:p w:rsidR="00B33A4D" w:rsidRPr="00913F30" w:rsidRDefault="00B33A4D" w:rsidP="00B33A4D">
      <w:pPr>
        <w:pStyle w:val="ListParagraph"/>
        <w:numPr>
          <w:ilvl w:val="0"/>
          <w:numId w:val="4"/>
        </w:numPr>
        <w:rPr>
          <w:rFonts w:ascii="Arial" w:hAnsi="Arial" w:cs="Arial"/>
        </w:rPr>
      </w:pPr>
      <w:r w:rsidRPr="00913F30">
        <w:rPr>
          <w:rFonts w:ascii="Arial" w:hAnsi="Arial" w:cs="Arial"/>
        </w:rPr>
        <w:t>SonarQube</w:t>
      </w:r>
    </w:p>
    <w:p w:rsidR="00B33A4D" w:rsidRPr="00913F30" w:rsidRDefault="00B33A4D" w:rsidP="00B33A4D">
      <w:pPr>
        <w:pStyle w:val="ListParagraph"/>
        <w:numPr>
          <w:ilvl w:val="0"/>
          <w:numId w:val="4"/>
        </w:numPr>
        <w:rPr>
          <w:rFonts w:ascii="Arial" w:hAnsi="Arial" w:cs="Arial"/>
        </w:rPr>
      </w:pPr>
      <w:r w:rsidRPr="00913F30">
        <w:rPr>
          <w:rFonts w:ascii="Arial" w:hAnsi="Arial" w:cs="Arial"/>
        </w:rPr>
        <w:t>Squash</w:t>
      </w:r>
    </w:p>
    <w:p w:rsidR="00B33A4D" w:rsidRPr="00913F30" w:rsidRDefault="00B33A4D" w:rsidP="00B33A4D">
      <w:pPr>
        <w:pStyle w:val="ListParagraph"/>
        <w:numPr>
          <w:ilvl w:val="0"/>
          <w:numId w:val="4"/>
        </w:numPr>
        <w:rPr>
          <w:rFonts w:ascii="Arial" w:hAnsi="Arial" w:cs="Arial"/>
        </w:rPr>
      </w:pPr>
      <w:r w:rsidRPr="00913F30">
        <w:rPr>
          <w:rFonts w:ascii="Arial" w:hAnsi="Arial" w:cs="Arial"/>
        </w:rPr>
        <w:t>Mantis</w:t>
      </w:r>
    </w:p>
    <w:p w:rsidR="00B33A4D" w:rsidRPr="00913F30" w:rsidRDefault="003C0D5E" w:rsidP="00B33A4D">
      <w:pPr>
        <w:pStyle w:val="ListParagraph"/>
        <w:numPr>
          <w:ilvl w:val="0"/>
          <w:numId w:val="4"/>
        </w:numPr>
        <w:rPr>
          <w:rFonts w:ascii="Arial" w:hAnsi="Arial" w:cs="Arial"/>
        </w:rPr>
      </w:pPr>
      <w:r w:rsidRPr="00913F30">
        <w:rPr>
          <w:rFonts w:ascii="Arial" w:hAnsi="Arial" w:cs="Arial"/>
        </w:rPr>
        <w:t>Mesos</w:t>
      </w:r>
    </w:p>
    <w:p w:rsidR="00B33A4D" w:rsidRPr="00913F30" w:rsidRDefault="00B33A4D" w:rsidP="00B33A4D">
      <w:pPr>
        <w:pStyle w:val="ListParagraph"/>
        <w:numPr>
          <w:ilvl w:val="0"/>
          <w:numId w:val="4"/>
        </w:numPr>
        <w:rPr>
          <w:rFonts w:ascii="Arial" w:hAnsi="Arial" w:cs="Arial"/>
        </w:rPr>
      </w:pPr>
      <w:r w:rsidRPr="00913F30">
        <w:rPr>
          <w:rFonts w:ascii="Arial" w:hAnsi="Arial" w:cs="Arial"/>
        </w:rPr>
        <w:t>SonarQube</w:t>
      </w:r>
    </w:p>
    <w:p w:rsidR="00B33A4D" w:rsidRPr="00913F30" w:rsidRDefault="00B33A4D" w:rsidP="00B33A4D">
      <w:pPr>
        <w:pStyle w:val="ListParagraph"/>
        <w:numPr>
          <w:ilvl w:val="0"/>
          <w:numId w:val="4"/>
        </w:numPr>
        <w:rPr>
          <w:rFonts w:ascii="Arial" w:hAnsi="Arial" w:cs="Arial"/>
        </w:rPr>
      </w:pPr>
      <w:r w:rsidRPr="00913F30">
        <w:rPr>
          <w:rFonts w:ascii="Arial" w:hAnsi="Arial" w:cs="Arial"/>
        </w:rPr>
        <w:t>SolarWinds</w:t>
      </w:r>
    </w:p>
    <w:p w:rsidR="00B33A4D" w:rsidRPr="00913F30" w:rsidRDefault="00B33A4D" w:rsidP="00B33A4D">
      <w:pPr>
        <w:pStyle w:val="ListParagraph"/>
        <w:numPr>
          <w:ilvl w:val="0"/>
          <w:numId w:val="4"/>
        </w:numPr>
        <w:rPr>
          <w:rFonts w:ascii="Arial" w:hAnsi="Arial" w:cs="Arial"/>
        </w:rPr>
      </w:pPr>
      <w:r w:rsidRPr="00913F30">
        <w:rPr>
          <w:rFonts w:ascii="Arial" w:hAnsi="Arial" w:cs="Arial"/>
        </w:rPr>
        <w:t>Reporting Services</w:t>
      </w:r>
    </w:p>
    <w:p w:rsidR="00B33A4D" w:rsidRPr="00913F30" w:rsidRDefault="00B33A4D" w:rsidP="00B33A4D">
      <w:pPr>
        <w:pStyle w:val="ListParagraph"/>
        <w:numPr>
          <w:ilvl w:val="0"/>
          <w:numId w:val="4"/>
        </w:numPr>
        <w:rPr>
          <w:rFonts w:ascii="Arial" w:hAnsi="Arial" w:cs="Arial"/>
        </w:rPr>
      </w:pPr>
      <w:r w:rsidRPr="00913F30">
        <w:rPr>
          <w:rFonts w:ascii="Arial" w:hAnsi="Arial" w:cs="Arial"/>
        </w:rPr>
        <w:t>SolarWinds (monitoreo)</w:t>
      </w:r>
    </w:p>
    <w:p w:rsidR="00B33A4D" w:rsidRPr="00913F30" w:rsidRDefault="00B33A4D" w:rsidP="00B33A4D">
      <w:pPr>
        <w:ind w:left="360"/>
        <w:rPr>
          <w:rFonts w:ascii="Arial" w:hAnsi="Arial" w:cs="Arial"/>
        </w:rPr>
      </w:pPr>
    </w:p>
    <w:p w:rsidR="00B33A4D" w:rsidRPr="00913F30" w:rsidRDefault="00B33A4D" w:rsidP="003C0D5E">
      <w:pPr>
        <w:jc w:val="both"/>
        <w:rPr>
          <w:rFonts w:ascii="Arial" w:hAnsi="Arial" w:cs="Arial"/>
        </w:rPr>
      </w:pPr>
      <w:r w:rsidRPr="00913F30">
        <w:rPr>
          <w:rFonts w:ascii="Arial" w:hAnsi="Arial" w:cs="Arial"/>
        </w:rPr>
        <w:t xml:space="preserve">Es importante alertar que la herramienta de inspección de código propuesta es SonarQube la </w:t>
      </w:r>
      <w:r w:rsidR="003C0D5E" w:rsidRPr="00913F30">
        <w:rPr>
          <w:rFonts w:ascii="Arial" w:hAnsi="Arial" w:cs="Arial"/>
        </w:rPr>
        <w:t>cual</w:t>
      </w:r>
      <w:r w:rsidRPr="00913F30">
        <w:rPr>
          <w:rFonts w:ascii="Arial" w:hAnsi="Arial" w:cs="Arial"/>
        </w:rPr>
        <w:t xml:space="preserve"> tiene cobertura de la mayoría de lenguajes de programación, como parte y punto de mejora se debe contemplar una herramienta que permita realizar inspección de código en el Oracle </w:t>
      </w:r>
      <w:r w:rsidR="00FB31A2" w:rsidRPr="00913F30">
        <w:rPr>
          <w:rFonts w:ascii="Arial" w:hAnsi="Arial" w:cs="Arial"/>
        </w:rPr>
        <w:t>Fusión</w:t>
      </w:r>
      <w:r w:rsidRPr="00913F30">
        <w:rPr>
          <w:rFonts w:ascii="Arial" w:hAnsi="Arial" w:cs="Arial"/>
        </w:rPr>
        <w:t xml:space="preserve"> Middleware</w:t>
      </w:r>
    </w:p>
    <w:p w:rsidR="00B33A4D" w:rsidRPr="00913F30" w:rsidRDefault="00B33A4D" w:rsidP="003C0D5E">
      <w:pPr>
        <w:jc w:val="both"/>
        <w:rPr>
          <w:rStyle w:val="TitleChar"/>
          <w:rFonts w:ascii="Arial" w:hAnsi="Arial" w:cs="Arial"/>
          <w:color w:val="2E74B5" w:themeColor="accent1" w:themeShade="BF"/>
        </w:rPr>
      </w:pPr>
      <w:r w:rsidRPr="00913F30">
        <w:rPr>
          <w:rFonts w:ascii="Arial" w:hAnsi="Arial" w:cs="Arial"/>
        </w:rPr>
        <w:lastRenderedPageBreak/>
        <w:t xml:space="preserve">Esta selección se basa en la oportunidad de ejecutar un proyecto piloto junto con las áreas de End to End y API TEAM, el cual servirá como puno de inicio para lograr tener el feetback </w:t>
      </w:r>
      <w:r w:rsidR="003C0D5E" w:rsidRPr="00913F30">
        <w:rPr>
          <w:rFonts w:ascii="Arial" w:hAnsi="Arial" w:cs="Arial"/>
        </w:rPr>
        <w:t>y posterior ajuste</w:t>
      </w:r>
      <w:r w:rsidRPr="00913F30">
        <w:rPr>
          <w:rFonts w:ascii="Arial" w:hAnsi="Arial" w:cs="Arial"/>
        </w:rPr>
        <w:t xml:space="preserve"> requerido en cada uno de los componentes del pipeline.</w:t>
      </w:r>
    </w:p>
    <w:p w:rsidR="00B33A4D" w:rsidRPr="00913F30" w:rsidRDefault="00B33A4D" w:rsidP="00913F30">
      <w:pPr>
        <w:pStyle w:val="Heading1"/>
        <w:rPr>
          <w:rStyle w:val="TitleChar"/>
          <w:rFonts w:ascii="Arial" w:hAnsi="Arial" w:cs="Arial"/>
        </w:rPr>
      </w:pPr>
      <w:bookmarkStart w:id="21" w:name="_Toc467491101"/>
      <w:r w:rsidRPr="00913F30">
        <w:rPr>
          <w:rStyle w:val="TitleChar"/>
          <w:rFonts w:ascii="Arial" w:hAnsi="Arial" w:cs="Arial"/>
        </w:rPr>
        <w:t>Descripción de Herramientas</w:t>
      </w:r>
      <w:bookmarkEnd w:id="21"/>
    </w:p>
    <w:p w:rsidR="00B33A4D" w:rsidRPr="00913F30" w:rsidRDefault="00B33A4D" w:rsidP="007D48DD">
      <w:pPr>
        <w:jc w:val="both"/>
        <w:rPr>
          <w:rFonts w:ascii="Arial" w:hAnsi="Arial" w:cs="Arial"/>
        </w:rPr>
      </w:pPr>
      <w:r w:rsidRPr="00913F30">
        <w:rPr>
          <w:rStyle w:val="Titulo1Char"/>
          <w:rFonts w:ascii="Arial" w:hAnsi="Arial" w:cs="Arial"/>
        </w:rPr>
        <w:t>Docker:</w:t>
      </w:r>
      <w:r w:rsidRPr="00913F30">
        <w:rPr>
          <w:rFonts w:ascii="Arial" w:hAnsi="Arial" w:cs="Arial"/>
        </w:rPr>
        <w:t xml:space="preserve"> Para el modelo de desarrollo de Tigo la agilidad con la que se disponga un entorno es crítica ya que las dinámicas de mercado de las aplicaciones dirigidas a los clientes así los demandan y la idea de Docker es disminuir el tiempo creando contenedores ligeros y portables para las aplicaciones software que puedan ejecutarse en cualquier máquina con Docker instalado, independientemente del sistema operativo que la máquina tenga por debajo, facilitando así también los despliegues.</w:t>
      </w:r>
    </w:p>
    <w:p w:rsidR="00620075" w:rsidRPr="00913F30" w:rsidRDefault="00620075" w:rsidP="007D48DD">
      <w:pPr>
        <w:jc w:val="both"/>
        <w:rPr>
          <w:rFonts w:ascii="Arial" w:hAnsi="Arial" w:cs="Arial"/>
        </w:rPr>
      </w:pPr>
      <w:r w:rsidRPr="00913F30">
        <w:rPr>
          <w:rStyle w:val="Titulo1Char"/>
          <w:rFonts w:ascii="Arial" w:hAnsi="Arial" w:cs="Arial"/>
        </w:rPr>
        <w:t xml:space="preserve">Apache Mesos: </w:t>
      </w:r>
      <w:r w:rsidR="00372E40" w:rsidRPr="00913F30">
        <w:rPr>
          <w:rFonts w:ascii="Arial" w:hAnsi="Arial" w:cs="Arial"/>
        </w:rPr>
        <w:t>E</w:t>
      </w:r>
      <w:r w:rsidRPr="00913F30">
        <w:rPr>
          <w:rFonts w:ascii="Arial" w:hAnsi="Arial" w:cs="Arial"/>
        </w:rPr>
        <w:t>s un sistema de gestión de clusters open-source cuya finalidad es la asignación y control de recursos de un grupo de máquinas</w:t>
      </w:r>
      <w:r w:rsidR="00372E40" w:rsidRPr="00913F30">
        <w:rPr>
          <w:rFonts w:ascii="Arial" w:hAnsi="Arial" w:cs="Arial"/>
        </w:rPr>
        <w:t>, Administra todos los recursos (CPU, memoria, almacenamiento, etcétera) de las máquinas que están en un datacenter para habilitar sistemas distribuidos, elásticos y tolerantes a fallos.</w:t>
      </w:r>
    </w:p>
    <w:p w:rsidR="007D48DD" w:rsidRPr="00913F30" w:rsidRDefault="007D48DD" w:rsidP="007D48DD">
      <w:pPr>
        <w:jc w:val="both"/>
        <w:rPr>
          <w:rFonts w:ascii="Arial" w:hAnsi="Arial" w:cs="Arial"/>
        </w:rPr>
      </w:pPr>
      <w:r w:rsidRPr="00913F30">
        <w:rPr>
          <w:rStyle w:val="Titulo1Char"/>
          <w:rFonts w:ascii="Arial" w:hAnsi="Arial" w:cs="Arial"/>
        </w:rPr>
        <w:t>SolaWins:</w:t>
      </w:r>
      <w:r w:rsidRPr="00913F30">
        <w:rPr>
          <w:rFonts w:ascii="Arial" w:hAnsi="Arial" w:cs="Arial"/>
        </w:rPr>
        <w:t xml:space="preserve"> Software de monitoreo de redes con visibilidad de extremo a extremo para detectar problemas de rendimiento.</w:t>
      </w:r>
    </w:p>
    <w:p w:rsidR="00B33A4D" w:rsidRPr="00913F30" w:rsidRDefault="00B33A4D" w:rsidP="007D48DD">
      <w:pPr>
        <w:pStyle w:val="Titulo1"/>
        <w:jc w:val="both"/>
        <w:rPr>
          <w:rFonts w:ascii="Arial" w:hAnsi="Arial" w:cs="Arial"/>
          <w:b w:val="0"/>
          <w:color w:val="auto"/>
          <w:sz w:val="22"/>
        </w:rPr>
      </w:pPr>
      <w:r w:rsidRPr="00913F30">
        <w:rPr>
          <w:rFonts w:ascii="Arial" w:hAnsi="Arial" w:cs="Arial"/>
        </w:rPr>
        <w:t>GIT</w:t>
      </w:r>
      <w:r w:rsidR="007D48DD" w:rsidRPr="00913F30">
        <w:rPr>
          <w:rFonts w:ascii="Arial" w:hAnsi="Arial" w:cs="Arial"/>
        </w:rPr>
        <w:t>HUB</w:t>
      </w:r>
      <w:r w:rsidRPr="00913F30">
        <w:rPr>
          <w:rFonts w:ascii="Arial" w:hAnsi="Arial" w:cs="Arial"/>
        </w:rPr>
        <w:t xml:space="preserve">: </w:t>
      </w:r>
      <w:r w:rsidRPr="00913F30">
        <w:rPr>
          <w:rFonts w:ascii="Arial" w:hAnsi="Arial" w:cs="Arial"/>
          <w:b w:val="0"/>
          <w:color w:val="auto"/>
          <w:sz w:val="22"/>
        </w:rPr>
        <w:t>Uno de los pilares para el desarrollo de aplicaciones en grupos de trabajo es la centralización del código, manejo de versiones y autorización del uso del mismo, con GIT se fortalecer el control de nuestro código.</w:t>
      </w:r>
    </w:p>
    <w:p w:rsidR="00B33A4D" w:rsidRPr="00913F30" w:rsidRDefault="00B33A4D" w:rsidP="007D48DD">
      <w:pPr>
        <w:pStyle w:val="Titulo1"/>
        <w:jc w:val="both"/>
        <w:rPr>
          <w:rFonts w:ascii="Arial" w:hAnsi="Arial" w:cs="Arial"/>
          <w:b w:val="0"/>
          <w:color w:val="auto"/>
          <w:sz w:val="22"/>
        </w:rPr>
      </w:pPr>
    </w:p>
    <w:p w:rsidR="00B33A4D" w:rsidRPr="00913F30" w:rsidRDefault="00B33A4D" w:rsidP="007D48DD">
      <w:pPr>
        <w:pStyle w:val="Titulo1"/>
        <w:jc w:val="both"/>
        <w:rPr>
          <w:rFonts w:ascii="Arial" w:hAnsi="Arial" w:cs="Arial"/>
          <w:b w:val="0"/>
          <w:color w:val="auto"/>
          <w:sz w:val="22"/>
        </w:rPr>
      </w:pPr>
      <w:r w:rsidRPr="00913F30">
        <w:rPr>
          <w:rFonts w:ascii="Arial" w:hAnsi="Arial" w:cs="Arial"/>
        </w:rPr>
        <w:t xml:space="preserve">Jenkins: </w:t>
      </w:r>
      <w:r w:rsidRPr="00913F30">
        <w:rPr>
          <w:rFonts w:ascii="Arial" w:hAnsi="Arial" w:cs="Arial"/>
          <w:b w:val="0"/>
          <w:color w:val="auto"/>
          <w:sz w:val="22"/>
        </w:rPr>
        <w:t xml:space="preserve">La base de Jenkins son las tareas, donde indicamos qué es lo que hay que hacer en un build. </w:t>
      </w:r>
    </w:p>
    <w:p w:rsidR="00B33A4D" w:rsidRPr="00913F30" w:rsidRDefault="00B33A4D" w:rsidP="007D48DD">
      <w:pPr>
        <w:pStyle w:val="Titulo1"/>
        <w:jc w:val="both"/>
        <w:rPr>
          <w:rFonts w:ascii="Arial" w:hAnsi="Arial" w:cs="Arial"/>
          <w:b w:val="0"/>
          <w:color w:val="auto"/>
          <w:sz w:val="22"/>
        </w:rPr>
      </w:pPr>
      <w:r w:rsidRPr="00913F30">
        <w:rPr>
          <w:rFonts w:ascii="Arial" w:hAnsi="Arial" w:cs="Arial"/>
          <w:b w:val="0"/>
          <w:color w:val="auto"/>
          <w:sz w:val="22"/>
        </w:rPr>
        <w:t>Por ejemplo, podríamos programar una tarea en la que se compruebe el repositorio de control de versiones cada cierto tiempo, y cuando un desarrollador quiera subir su código al control de versiones, este se compile y se ejecuten las pruebas.</w:t>
      </w:r>
    </w:p>
    <w:p w:rsidR="00B33A4D" w:rsidRPr="00913F30" w:rsidRDefault="00B33A4D" w:rsidP="007D48DD">
      <w:pPr>
        <w:pStyle w:val="Titulo1"/>
        <w:jc w:val="both"/>
        <w:rPr>
          <w:rFonts w:ascii="Arial" w:hAnsi="Arial" w:cs="Arial"/>
        </w:rPr>
      </w:pPr>
    </w:p>
    <w:p w:rsidR="00B33A4D" w:rsidRPr="00913F30" w:rsidRDefault="00B33A4D" w:rsidP="007D48DD">
      <w:pPr>
        <w:jc w:val="both"/>
        <w:rPr>
          <w:rFonts w:ascii="Arial" w:hAnsi="Arial" w:cs="Arial"/>
        </w:rPr>
      </w:pPr>
      <w:r w:rsidRPr="00913F30">
        <w:rPr>
          <w:rFonts w:ascii="Arial" w:hAnsi="Arial" w:cs="Arial"/>
          <w:b/>
          <w:color w:val="000000" w:themeColor="text1"/>
          <w:sz w:val="32"/>
        </w:rPr>
        <w:t>SonarQube:</w:t>
      </w:r>
      <w:r w:rsidRPr="00913F30">
        <w:rPr>
          <w:rFonts w:ascii="Arial" w:hAnsi="Arial" w:cs="Arial"/>
          <w:b/>
        </w:rPr>
        <w:t xml:space="preserve"> </w:t>
      </w:r>
      <w:r w:rsidRPr="00913F30">
        <w:rPr>
          <w:rFonts w:ascii="Arial" w:hAnsi="Arial" w:cs="Arial"/>
        </w:rPr>
        <w:t>Herramienta de inspección de código</w:t>
      </w:r>
      <w:r w:rsidRPr="00913F30">
        <w:rPr>
          <w:rFonts w:ascii="Arial" w:hAnsi="Arial" w:cs="Arial"/>
          <w:b/>
        </w:rPr>
        <w:t xml:space="preserve"> </w:t>
      </w:r>
      <w:r w:rsidRPr="00913F30">
        <w:rPr>
          <w:rFonts w:ascii="Arial" w:hAnsi="Arial" w:cs="Arial"/>
        </w:rPr>
        <w:t>la cual permitiré a los grupos de desarrollo obtener métricas en beneficio de la mejora de la calidad del código</w:t>
      </w:r>
    </w:p>
    <w:p w:rsidR="00B33A4D" w:rsidRPr="00913F30" w:rsidRDefault="00B33A4D" w:rsidP="007D48DD">
      <w:pPr>
        <w:jc w:val="both"/>
        <w:rPr>
          <w:rFonts w:ascii="Arial" w:hAnsi="Arial" w:cs="Arial"/>
        </w:rPr>
      </w:pPr>
      <w:r w:rsidRPr="00913F30">
        <w:rPr>
          <w:rFonts w:ascii="Arial" w:hAnsi="Arial" w:cs="Arial"/>
          <w:b/>
          <w:color w:val="000000" w:themeColor="text1"/>
          <w:sz w:val="32"/>
        </w:rPr>
        <w:t xml:space="preserve">Squash: </w:t>
      </w:r>
      <w:r w:rsidRPr="00913F30">
        <w:rPr>
          <w:rFonts w:ascii="Arial" w:hAnsi="Arial" w:cs="Arial"/>
        </w:rPr>
        <w:t>Squash TM es el gestor de repositorio de pruebas de la suite de código abierto de squash. Puede gestionar los requisitos, casos de prueba y campañas de ejecución en un contexto de forma nativa a varios proyectos.</w:t>
      </w:r>
    </w:p>
    <w:p w:rsidR="00B33A4D" w:rsidRPr="00913F30" w:rsidRDefault="00B33A4D" w:rsidP="007D48DD">
      <w:pPr>
        <w:jc w:val="both"/>
        <w:rPr>
          <w:rFonts w:ascii="Arial" w:hAnsi="Arial" w:cs="Arial"/>
        </w:rPr>
      </w:pPr>
      <w:r w:rsidRPr="00913F30">
        <w:rPr>
          <w:rFonts w:ascii="Arial" w:hAnsi="Arial" w:cs="Arial"/>
          <w:b/>
          <w:color w:val="000000" w:themeColor="text1"/>
          <w:sz w:val="32"/>
        </w:rPr>
        <w:t>Mantis</w:t>
      </w:r>
      <w:r w:rsidRPr="00913F30">
        <w:rPr>
          <w:rFonts w:ascii="Arial" w:hAnsi="Arial" w:cs="Arial"/>
        </w:rPr>
        <w:t xml:space="preserve">: Es una aplicación software libre multiplataforma que permite gestionar las incidencias de tu empresa, sistemas o proyectos. Es un sistema fácil de usar y adaptable a muchos </w:t>
      </w:r>
      <w:r w:rsidRPr="00913F30">
        <w:rPr>
          <w:rFonts w:ascii="Arial" w:hAnsi="Arial" w:cs="Arial"/>
        </w:rPr>
        <w:lastRenderedPageBreak/>
        <w:t>escenarios, tanto para tickets de soporte, reportes de incidencias técnicas, como bugs para proyectos de software.</w:t>
      </w:r>
    </w:p>
    <w:p w:rsidR="00B33A4D" w:rsidRPr="00913F30" w:rsidRDefault="00B33A4D" w:rsidP="007D48DD">
      <w:pPr>
        <w:jc w:val="both"/>
        <w:rPr>
          <w:rFonts w:ascii="Arial" w:hAnsi="Arial" w:cs="Arial"/>
        </w:rPr>
      </w:pPr>
      <w:r w:rsidRPr="00913F30">
        <w:rPr>
          <w:rFonts w:ascii="Arial" w:hAnsi="Arial" w:cs="Arial"/>
          <w:b/>
          <w:color w:val="000000" w:themeColor="text1"/>
          <w:sz w:val="32"/>
        </w:rPr>
        <w:t xml:space="preserve">Reporting Services: </w:t>
      </w:r>
      <w:r w:rsidRPr="00913F30">
        <w:rPr>
          <w:rFonts w:ascii="Arial" w:hAnsi="Arial" w:cs="Arial"/>
        </w:rPr>
        <w:t>Herramienta de Microsoft diseñada para modelar y presentar los reportes operativos y/o gerenciales que provienen de las diferentes fuentes de datos de la organización.</w:t>
      </w:r>
    </w:p>
    <w:p w:rsidR="00913F30" w:rsidRDefault="00B33A4D" w:rsidP="00B33A4D">
      <w:pPr>
        <w:jc w:val="both"/>
        <w:rPr>
          <w:rFonts w:ascii="Arial" w:hAnsi="Arial" w:cs="Arial"/>
        </w:rPr>
      </w:pPr>
      <w:r w:rsidRPr="00913F30">
        <w:rPr>
          <w:rFonts w:ascii="Arial" w:hAnsi="Arial" w:cs="Arial"/>
        </w:rPr>
        <w:t>La unión y configuración de estas herramientas permitirán a la organización tener una línea base para la implementación de una plataforma de integración continua la cual es uno de los pilares para la cultura DEVOPS.</w:t>
      </w:r>
    </w:p>
    <w:p w:rsidR="00913F30" w:rsidRDefault="00913F30">
      <w:pPr>
        <w:rPr>
          <w:rFonts w:ascii="Arial" w:hAnsi="Arial" w:cs="Arial"/>
        </w:rPr>
      </w:pPr>
      <w:r>
        <w:rPr>
          <w:rFonts w:ascii="Arial" w:hAnsi="Arial" w:cs="Arial"/>
        </w:rPr>
        <w:br w:type="page"/>
      </w:r>
    </w:p>
    <w:p w:rsidR="00B33A4D" w:rsidRPr="00913F30" w:rsidRDefault="00B33A4D" w:rsidP="00B33A4D">
      <w:pPr>
        <w:pStyle w:val="Heading1"/>
        <w:rPr>
          <w:rStyle w:val="TitleChar"/>
          <w:rFonts w:ascii="Arial" w:hAnsi="Arial" w:cs="Arial"/>
        </w:rPr>
      </w:pPr>
      <w:bookmarkStart w:id="22" w:name="_Toc467491102"/>
      <w:r w:rsidRPr="00913F30">
        <w:rPr>
          <w:rStyle w:val="TitleChar"/>
          <w:rFonts w:ascii="Arial" w:hAnsi="Arial" w:cs="Arial"/>
        </w:rPr>
        <w:lastRenderedPageBreak/>
        <w:t>Distribución Conceptual DEVOPS</w:t>
      </w:r>
      <w:bookmarkEnd w:id="22"/>
      <w:r w:rsidRPr="00913F30">
        <w:rPr>
          <w:rStyle w:val="TitleChar"/>
          <w:rFonts w:ascii="Arial" w:hAnsi="Arial" w:cs="Arial"/>
        </w:rPr>
        <w:t xml:space="preserve"> </w:t>
      </w:r>
    </w:p>
    <w:p w:rsidR="00B33A4D" w:rsidRPr="00913F30" w:rsidRDefault="00B33A4D" w:rsidP="00B33A4D">
      <w:pPr>
        <w:rPr>
          <w:rFonts w:ascii="Arial" w:hAnsi="Arial" w:cs="Arial"/>
        </w:rPr>
      </w:pPr>
      <w:r w:rsidRPr="00913F30">
        <w:rPr>
          <w:rFonts w:ascii="Arial" w:hAnsi="Arial" w:cs="Arial"/>
        </w:rPr>
        <w:t xml:space="preserve">Para tener un enfoque generar de la distribución de las herramientas a utilizar se expone la siguiente imagen para el modelo DEVOPS. </w:t>
      </w:r>
      <w:ins w:id="23" w:author="Jaime Alberto Martinez Velasco" w:date="2016-11-15T16:48:00Z">
        <w:r w:rsidR="0027010B" w:rsidRPr="00913F30">
          <w:rPr>
            <w:rFonts w:ascii="Arial" w:hAnsi="Arial" w:cs="Arial"/>
          </w:rPr>
          <w:t xml:space="preserve"> </w:t>
        </w:r>
      </w:ins>
    </w:p>
    <w:p w:rsidR="00645923" w:rsidRPr="00913F30" w:rsidRDefault="00C1248D" w:rsidP="00B33A4D">
      <w:pPr>
        <w:jc w:val="center"/>
        <w:rPr>
          <w:rFonts w:ascii="Arial" w:hAnsi="Arial" w:cs="Arial"/>
        </w:rPr>
      </w:pPr>
      <w:r w:rsidRPr="00913F30">
        <w:rPr>
          <w:rFonts w:ascii="Arial" w:hAnsi="Arial" w:cs="Arial"/>
        </w:rPr>
        <w:object w:dxaOrig="8045" w:dyaOrig="7647">
          <v:shape id="_x0000_i1026" type="#_x0000_t75" style="width:402pt;height:382.5pt" o:ole="">
            <v:imagedata r:id="rId16" o:title=""/>
          </v:shape>
          <o:OLEObject Type="Embed" ProgID="Visio.Drawing.15" ShapeID="_x0000_i1026" DrawAspect="Content" ObjectID="_1541871883" r:id="rId17"/>
        </w:object>
      </w:r>
    </w:p>
    <w:p w:rsidR="00D70986" w:rsidRPr="00913F30" w:rsidRDefault="00045B40" w:rsidP="00D70986">
      <w:pPr>
        <w:jc w:val="center"/>
        <w:rPr>
          <w:rStyle w:val="TitleChar"/>
          <w:rFonts w:ascii="Arial" w:hAnsi="Arial" w:cs="Arial"/>
          <w:i/>
          <w:iCs/>
          <w:color w:val="2E74B5" w:themeColor="accent1" w:themeShade="BF"/>
          <w:sz w:val="20"/>
          <w:szCs w:val="20"/>
          <w:shd w:val="clear" w:color="auto" w:fill="FFFFFF" w:themeFill="background1"/>
        </w:rPr>
      </w:pPr>
      <w:r w:rsidRPr="00913F30">
        <w:rPr>
          <w:rStyle w:val="TitleChar"/>
          <w:rFonts w:ascii="Arial" w:hAnsi="Arial" w:cs="Arial"/>
          <w:i/>
          <w:iCs/>
          <w:color w:val="2E74B5" w:themeColor="accent1" w:themeShade="BF"/>
          <w:sz w:val="20"/>
          <w:szCs w:val="20"/>
          <w:shd w:val="clear" w:color="auto" w:fill="FFFFFF" w:themeFill="background1"/>
        </w:rPr>
        <w:t>Devops Conceptual</w:t>
      </w:r>
    </w:p>
    <w:p w:rsidR="00B33A4D" w:rsidRPr="00913F30" w:rsidRDefault="00B33A4D" w:rsidP="00B33A4D">
      <w:pPr>
        <w:rPr>
          <w:rFonts w:ascii="Arial" w:hAnsi="Arial" w:cs="Arial"/>
        </w:rPr>
      </w:pPr>
      <w:r w:rsidRPr="00913F30">
        <w:rPr>
          <w:rFonts w:ascii="Arial" w:hAnsi="Arial" w:cs="Arial"/>
        </w:rPr>
        <w:t xml:space="preserve">Es importante tener en cuenta que proceso de madures llevara a la adición de nuevas herramientas en cada uno de los contextos. </w:t>
      </w:r>
    </w:p>
    <w:p w:rsidR="00B33A4D" w:rsidRPr="00913F30" w:rsidRDefault="00B33A4D" w:rsidP="00B33A4D">
      <w:pPr>
        <w:rPr>
          <w:rFonts w:ascii="Arial" w:hAnsi="Arial" w:cs="Arial"/>
        </w:rPr>
      </w:pPr>
      <w:r w:rsidRPr="00913F30">
        <w:rPr>
          <w:rFonts w:ascii="Arial" w:hAnsi="Arial" w:cs="Arial"/>
        </w:rPr>
        <w:br w:type="page"/>
      </w:r>
    </w:p>
    <w:p w:rsidR="00B33A4D" w:rsidRPr="00913F30" w:rsidRDefault="00B33A4D" w:rsidP="00B33A4D">
      <w:pPr>
        <w:pStyle w:val="Heading1"/>
        <w:rPr>
          <w:rStyle w:val="TitleChar"/>
          <w:rFonts w:ascii="Arial" w:hAnsi="Arial" w:cs="Arial"/>
        </w:rPr>
      </w:pPr>
      <w:bookmarkStart w:id="24" w:name="_Toc467491103"/>
      <w:r w:rsidRPr="00913F30">
        <w:rPr>
          <w:rStyle w:val="TitleChar"/>
          <w:rFonts w:ascii="Arial" w:hAnsi="Arial" w:cs="Arial"/>
        </w:rPr>
        <w:lastRenderedPageBreak/>
        <w:t>Acople QA con piloto Docker</w:t>
      </w:r>
      <w:bookmarkEnd w:id="24"/>
    </w:p>
    <w:p w:rsidR="00B33A4D" w:rsidRPr="00913F30" w:rsidRDefault="00B33A4D" w:rsidP="00B33A4D">
      <w:pPr>
        <w:jc w:val="both"/>
        <w:rPr>
          <w:rFonts w:ascii="Arial" w:hAnsi="Arial" w:cs="Arial"/>
        </w:rPr>
      </w:pPr>
      <w:r w:rsidRPr="00913F30">
        <w:rPr>
          <w:rFonts w:ascii="Arial" w:hAnsi="Arial" w:cs="Arial"/>
        </w:rPr>
        <w:t>El piloto se encuentra liderado por Julio Paz de End To End que es el encargado del plan de trabajo para el proyecto piloto</w:t>
      </w:r>
    </w:p>
    <w:p w:rsidR="00B33A4D" w:rsidRPr="00913F30" w:rsidRDefault="00B33A4D" w:rsidP="00B33A4D">
      <w:pPr>
        <w:jc w:val="both"/>
        <w:rPr>
          <w:rFonts w:ascii="Arial" w:hAnsi="Arial" w:cs="Arial"/>
        </w:rPr>
      </w:pPr>
      <w:r w:rsidRPr="00913F30">
        <w:rPr>
          <w:rFonts w:ascii="Arial" w:hAnsi="Arial" w:cs="Arial"/>
        </w:rPr>
        <w:t>El área de QA(alltic) se integra al piloto de implementación de herramienta Docker como área de apoyo para la integración del proceso de QA-QC transversal.</w:t>
      </w:r>
    </w:p>
    <w:p w:rsidR="00B33A4D" w:rsidRPr="00913F30" w:rsidRDefault="00B33A4D" w:rsidP="00B33A4D">
      <w:pPr>
        <w:jc w:val="both"/>
        <w:rPr>
          <w:rFonts w:ascii="Arial" w:hAnsi="Arial" w:cs="Arial"/>
        </w:rPr>
      </w:pPr>
      <w:r w:rsidRPr="00913F30">
        <w:rPr>
          <w:rFonts w:ascii="Arial" w:hAnsi="Arial" w:cs="Arial"/>
        </w:rPr>
        <w:t>En el transcurso de la semana 4 del mes de septiembre inicio el proceso de participación QA(Alltic) en proyecto piloto, semana en la cual se participó de manar activa en los siguientes temas:</w:t>
      </w:r>
    </w:p>
    <w:p w:rsidR="00B33A4D" w:rsidRPr="00913F30" w:rsidRDefault="00B33A4D" w:rsidP="00B33A4D">
      <w:pPr>
        <w:pStyle w:val="ListParagraph"/>
        <w:numPr>
          <w:ilvl w:val="0"/>
          <w:numId w:val="3"/>
        </w:numPr>
        <w:jc w:val="both"/>
        <w:rPr>
          <w:rFonts w:ascii="Arial" w:hAnsi="Arial" w:cs="Arial"/>
        </w:rPr>
      </w:pPr>
      <w:r w:rsidRPr="00913F30">
        <w:rPr>
          <w:rFonts w:ascii="Arial" w:hAnsi="Arial" w:cs="Arial"/>
        </w:rPr>
        <w:t>Propuesta de integrar el proceso de QA-QC en el piloto, esta integración iría acompañada de herramientas que apoyaran el modelo ver Anexo 1.</w:t>
      </w:r>
    </w:p>
    <w:p w:rsidR="00B33A4D" w:rsidRPr="00913F30" w:rsidRDefault="00B33A4D" w:rsidP="00B33A4D">
      <w:pPr>
        <w:pStyle w:val="ListParagraph"/>
        <w:numPr>
          <w:ilvl w:val="0"/>
          <w:numId w:val="3"/>
        </w:numPr>
        <w:jc w:val="both"/>
        <w:rPr>
          <w:rFonts w:ascii="Arial" w:hAnsi="Arial" w:cs="Arial"/>
        </w:rPr>
      </w:pPr>
      <w:r w:rsidRPr="00913F30">
        <w:rPr>
          <w:rFonts w:ascii="Arial" w:hAnsi="Arial" w:cs="Arial"/>
        </w:rPr>
        <w:t>Integrar a las áreas base para llegar a integración continua, utilizando este modelo como el inicio de entendimiento de la cultura DEVOPS.</w:t>
      </w:r>
    </w:p>
    <w:p w:rsidR="00B33A4D" w:rsidRPr="00913F30" w:rsidRDefault="00B33A4D" w:rsidP="00B33A4D">
      <w:pPr>
        <w:pStyle w:val="ListParagraph"/>
        <w:numPr>
          <w:ilvl w:val="1"/>
          <w:numId w:val="3"/>
        </w:numPr>
        <w:jc w:val="both"/>
        <w:rPr>
          <w:rFonts w:ascii="Arial" w:hAnsi="Arial" w:cs="Arial"/>
        </w:rPr>
      </w:pPr>
      <w:r w:rsidRPr="00913F30">
        <w:rPr>
          <w:rFonts w:ascii="Arial" w:hAnsi="Arial" w:cs="Arial"/>
        </w:rPr>
        <w:t xml:space="preserve">Reunión con Víctor Perez y Erwin Lobos de API-TEAM. (se explica diseño conceptual de IC y acople de QA-QC, se plantea instalar el software sonar para </w:t>
      </w:r>
      <w:r w:rsidR="00DD469E" w:rsidRPr="00913F30">
        <w:rPr>
          <w:rFonts w:ascii="Arial" w:hAnsi="Arial" w:cs="Arial"/>
        </w:rPr>
        <w:t>probar y ver su funcionamiento)</w:t>
      </w:r>
    </w:p>
    <w:p w:rsidR="00B33A4D" w:rsidRPr="00913F30" w:rsidRDefault="00B33A4D" w:rsidP="00B33A4D">
      <w:pPr>
        <w:pStyle w:val="ListParagraph"/>
        <w:numPr>
          <w:ilvl w:val="1"/>
          <w:numId w:val="3"/>
        </w:numPr>
        <w:jc w:val="both"/>
        <w:rPr>
          <w:rFonts w:ascii="Arial" w:hAnsi="Arial" w:cs="Arial"/>
        </w:rPr>
      </w:pPr>
      <w:r w:rsidRPr="00913F30">
        <w:rPr>
          <w:rFonts w:ascii="Arial" w:hAnsi="Arial" w:cs="Arial"/>
        </w:rPr>
        <w:t>Reunión Con Mildred Caballeros de ROLL OUT (se explica diseño conceptual de IC y acople de QA-QC)</w:t>
      </w:r>
    </w:p>
    <w:p w:rsidR="00B33A4D" w:rsidRPr="00913F30" w:rsidRDefault="00B33A4D" w:rsidP="00B33A4D">
      <w:pPr>
        <w:pStyle w:val="ListParagraph"/>
        <w:numPr>
          <w:ilvl w:val="1"/>
          <w:numId w:val="3"/>
        </w:numPr>
        <w:jc w:val="both"/>
        <w:rPr>
          <w:rFonts w:ascii="Arial" w:hAnsi="Arial" w:cs="Arial"/>
        </w:rPr>
      </w:pPr>
      <w:r w:rsidRPr="00913F30">
        <w:rPr>
          <w:rFonts w:ascii="Arial" w:hAnsi="Arial" w:cs="Arial"/>
        </w:rPr>
        <w:t>Reunión Con Julio Paz End To End (se explica diseño conceptual de IC y acople de QA-QC, herramientas que se tienen disponibles y las que harían falta instalar)</w:t>
      </w:r>
    </w:p>
    <w:p w:rsidR="00B33A4D" w:rsidRPr="00913F30" w:rsidRDefault="00B33A4D" w:rsidP="00B33A4D">
      <w:pPr>
        <w:pStyle w:val="ListParagraph"/>
        <w:numPr>
          <w:ilvl w:val="1"/>
          <w:numId w:val="3"/>
        </w:numPr>
        <w:jc w:val="both"/>
        <w:rPr>
          <w:rFonts w:ascii="Arial" w:hAnsi="Arial" w:cs="Arial"/>
        </w:rPr>
      </w:pPr>
      <w:r w:rsidRPr="00913F30">
        <w:rPr>
          <w:rFonts w:ascii="Arial" w:hAnsi="Arial" w:cs="Arial"/>
        </w:rPr>
        <w:t>Reunión con Erick Quiñones End to End líder técnico piloto (se explica diseño conceptual de IC y acople de QA-QC, herramientas que se tienen disponibles y las que harían falta instalar)</w:t>
      </w:r>
    </w:p>
    <w:p w:rsidR="00B33A4D" w:rsidRPr="00913F30" w:rsidRDefault="00B33A4D" w:rsidP="00B33A4D">
      <w:pPr>
        <w:pStyle w:val="ListParagraph"/>
        <w:ind w:left="1440"/>
        <w:jc w:val="both"/>
        <w:rPr>
          <w:rFonts w:ascii="Arial" w:hAnsi="Arial" w:cs="Arial"/>
        </w:rPr>
      </w:pPr>
    </w:p>
    <w:p w:rsidR="00B33A4D" w:rsidRPr="00913F30" w:rsidRDefault="00B33A4D" w:rsidP="00B33A4D">
      <w:pPr>
        <w:pStyle w:val="ListParagraph"/>
        <w:numPr>
          <w:ilvl w:val="0"/>
          <w:numId w:val="3"/>
        </w:numPr>
        <w:jc w:val="both"/>
        <w:rPr>
          <w:rFonts w:ascii="Arial" w:hAnsi="Arial" w:cs="Arial"/>
        </w:rPr>
      </w:pPr>
      <w:r w:rsidRPr="00913F30">
        <w:rPr>
          <w:rFonts w:ascii="Arial" w:hAnsi="Arial" w:cs="Arial"/>
        </w:rPr>
        <w:t>Dar visibilidad a las áreas de las herramientas disponibles para el inicio de este piloto y los roles que pueden aportar en el piloto y que además hacen parte de los puntos a tener en cuenta en la cultura Devops:</w:t>
      </w:r>
    </w:p>
    <w:p w:rsidR="00B33A4D" w:rsidRPr="00913F30" w:rsidRDefault="00B33A4D" w:rsidP="00B33A4D">
      <w:pPr>
        <w:pStyle w:val="ListParagraph"/>
        <w:numPr>
          <w:ilvl w:val="1"/>
          <w:numId w:val="3"/>
        </w:numPr>
        <w:jc w:val="both"/>
        <w:rPr>
          <w:rFonts w:ascii="Arial" w:hAnsi="Arial" w:cs="Arial"/>
        </w:rPr>
      </w:pPr>
      <w:r w:rsidRPr="00913F30">
        <w:rPr>
          <w:rFonts w:ascii="Arial" w:hAnsi="Arial" w:cs="Arial"/>
        </w:rPr>
        <w:t>Reunión con Nery Alvizurez (se realizará el día 3 de octubre de 3:30 a 4:30)</w:t>
      </w:r>
    </w:p>
    <w:p w:rsidR="00B33A4D" w:rsidRPr="00913F30" w:rsidRDefault="00B33A4D" w:rsidP="00B33A4D">
      <w:pPr>
        <w:jc w:val="both"/>
        <w:rPr>
          <w:rFonts w:ascii="Arial" w:hAnsi="Arial" w:cs="Arial"/>
        </w:rPr>
      </w:pPr>
      <w:r w:rsidRPr="00913F30">
        <w:rPr>
          <w:rFonts w:ascii="Arial" w:hAnsi="Arial" w:cs="Arial"/>
        </w:rPr>
        <w:t>Para los temas técnicos y de entendimiento de conceptos se realizó lo siguiente:</w:t>
      </w:r>
    </w:p>
    <w:p w:rsidR="00B33A4D" w:rsidRPr="00913F30" w:rsidRDefault="00B33A4D" w:rsidP="00B33A4D">
      <w:pPr>
        <w:pStyle w:val="ListParagraph"/>
        <w:numPr>
          <w:ilvl w:val="0"/>
          <w:numId w:val="5"/>
        </w:numPr>
        <w:jc w:val="both"/>
        <w:rPr>
          <w:rFonts w:ascii="Arial" w:hAnsi="Arial" w:cs="Arial"/>
        </w:rPr>
      </w:pPr>
      <w:r w:rsidRPr="00913F30">
        <w:rPr>
          <w:rFonts w:ascii="Arial" w:hAnsi="Arial" w:cs="Arial"/>
        </w:rPr>
        <w:t>Participación en la definición del diseño para el piloto.</w:t>
      </w:r>
    </w:p>
    <w:p w:rsidR="00B33A4D" w:rsidRPr="00913F30" w:rsidRDefault="00B33A4D" w:rsidP="00B33A4D">
      <w:pPr>
        <w:pStyle w:val="ListParagraph"/>
        <w:numPr>
          <w:ilvl w:val="1"/>
          <w:numId w:val="5"/>
        </w:numPr>
        <w:jc w:val="both"/>
        <w:rPr>
          <w:rFonts w:ascii="Arial" w:hAnsi="Arial" w:cs="Arial"/>
        </w:rPr>
      </w:pPr>
      <w:r w:rsidRPr="00913F30">
        <w:rPr>
          <w:rFonts w:ascii="Arial" w:hAnsi="Arial" w:cs="Arial"/>
        </w:rPr>
        <w:t>Buenas practicas</w:t>
      </w:r>
    </w:p>
    <w:p w:rsidR="00B33A4D" w:rsidRPr="00913F30" w:rsidRDefault="00B33A4D" w:rsidP="00B33A4D">
      <w:pPr>
        <w:pStyle w:val="ListParagraph"/>
        <w:numPr>
          <w:ilvl w:val="0"/>
          <w:numId w:val="5"/>
        </w:numPr>
        <w:jc w:val="both"/>
        <w:rPr>
          <w:rFonts w:ascii="Arial" w:hAnsi="Arial" w:cs="Arial"/>
        </w:rPr>
      </w:pPr>
      <w:r w:rsidRPr="00913F30">
        <w:rPr>
          <w:rFonts w:ascii="Arial" w:hAnsi="Arial" w:cs="Arial"/>
        </w:rPr>
        <w:t>Participación en la selección de la infraestructura y el dimensionamiento.</w:t>
      </w:r>
    </w:p>
    <w:p w:rsidR="00B33A4D" w:rsidRPr="00913F30" w:rsidRDefault="00B33A4D" w:rsidP="00B33A4D">
      <w:pPr>
        <w:pStyle w:val="ListParagraph"/>
        <w:numPr>
          <w:ilvl w:val="0"/>
          <w:numId w:val="5"/>
        </w:numPr>
        <w:jc w:val="both"/>
        <w:rPr>
          <w:rFonts w:ascii="Arial" w:hAnsi="Arial" w:cs="Arial"/>
        </w:rPr>
      </w:pPr>
      <w:r w:rsidRPr="00913F30">
        <w:rPr>
          <w:rFonts w:ascii="Arial" w:hAnsi="Arial" w:cs="Arial"/>
        </w:rPr>
        <w:t>Se recomienda validar los temas de licenciamiento con el fin de garantizar la disponibilidad y evitar bloqueos contractuales.</w:t>
      </w:r>
    </w:p>
    <w:p w:rsidR="00B33A4D" w:rsidRPr="00913F30" w:rsidRDefault="00B33A4D" w:rsidP="00B33A4D">
      <w:pPr>
        <w:pStyle w:val="ListParagraph"/>
        <w:numPr>
          <w:ilvl w:val="0"/>
          <w:numId w:val="5"/>
        </w:numPr>
        <w:jc w:val="both"/>
        <w:rPr>
          <w:rFonts w:ascii="Arial" w:hAnsi="Arial" w:cs="Arial"/>
        </w:rPr>
      </w:pPr>
      <w:r w:rsidRPr="00913F30">
        <w:rPr>
          <w:rFonts w:ascii="Arial" w:hAnsi="Arial" w:cs="Arial"/>
        </w:rPr>
        <w:t xml:space="preserve">Evita el uso de repositorios con fuente de datos persistentes como base de datos, configuraciones de red, esto debido a que el riesgo de que los entornos no tengan integridad es alto  </w:t>
      </w:r>
    </w:p>
    <w:p w:rsidR="00B33A4D" w:rsidRPr="00913F30" w:rsidRDefault="00B33A4D" w:rsidP="00B33A4D">
      <w:pPr>
        <w:pStyle w:val="ListParagraph"/>
        <w:numPr>
          <w:ilvl w:val="0"/>
          <w:numId w:val="6"/>
        </w:numPr>
        <w:jc w:val="both"/>
        <w:rPr>
          <w:rFonts w:ascii="Arial" w:hAnsi="Arial" w:cs="Arial"/>
        </w:rPr>
      </w:pPr>
      <w:r w:rsidRPr="00913F30">
        <w:rPr>
          <w:rFonts w:ascii="Arial" w:hAnsi="Arial" w:cs="Arial"/>
        </w:rPr>
        <w:t>Presentación de demo de cómo funciona Docker, conceptos básicos, uso práctico al área de SSA Norman Casasola.</w:t>
      </w:r>
    </w:p>
    <w:p w:rsidR="00B33A4D" w:rsidRPr="00913F30" w:rsidRDefault="00B33A4D" w:rsidP="00B33A4D">
      <w:pPr>
        <w:pStyle w:val="Heading1"/>
        <w:jc w:val="center"/>
        <w:rPr>
          <w:rStyle w:val="TitleChar"/>
          <w:rFonts w:ascii="Arial" w:hAnsi="Arial" w:cs="Arial"/>
        </w:rPr>
      </w:pPr>
      <w:bookmarkStart w:id="25" w:name="_Toc467491104"/>
      <w:r w:rsidRPr="00913F30">
        <w:rPr>
          <w:rStyle w:val="TitleChar"/>
          <w:rFonts w:ascii="Arial" w:hAnsi="Arial" w:cs="Arial"/>
        </w:rPr>
        <w:lastRenderedPageBreak/>
        <w:t>Anexo 1</w:t>
      </w:r>
      <w:bookmarkEnd w:id="25"/>
    </w:p>
    <w:p w:rsidR="00B33A4D" w:rsidRPr="00913F30" w:rsidRDefault="00B33A4D" w:rsidP="00E4254A">
      <w:pPr>
        <w:pStyle w:val="Heading2"/>
        <w:jc w:val="center"/>
        <w:rPr>
          <w:rFonts w:ascii="Arial" w:hAnsi="Arial" w:cs="Arial"/>
        </w:rPr>
      </w:pPr>
      <w:bookmarkStart w:id="26" w:name="_Toc467491105"/>
      <w:r w:rsidRPr="00913F30">
        <w:rPr>
          <w:rFonts w:ascii="Arial" w:hAnsi="Arial" w:cs="Arial"/>
        </w:rPr>
        <w:t>Modelos plateados para Docker</w:t>
      </w:r>
      <w:bookmarkEnd w:id="26"/>
    </w:p>
    <w:p w:rsidR="009B16AE" w:rsidRPr="00913F30" w:rsidRDefault="009B16AE" w:rsidP="009B16AE">
      <w:pPr>
        <w:rPr>
          <w:rFonts w:ascii="Arial" w:hAnsi="Arial" w:cs="Arial"/>
        </w:rPr>
      </w:pPr>
    </w:p>
    <w:p w:rsidR="00B33A4D" w:rsidRPr="00913F30" w:rsidRDefault="00B33A4D" w:rsidP="00BE3D5A">
      <w:pPr>
        <w:jc w:val="both"/>
        <w:rPr>
          <w:rFonts w:ascii="Arial" w:hAnsi="Arial" w:cs="Arial"/>
        </w:rPr>
      </w:pPr>
      <w:r w:rsidRPr="00913F30">
        <w:rPr>
          <w:rFonts w:ascii="Arial" w:hAnsi="Arial" w:cs="Arial"/>
        </w:rPr>
        <w:t>El diseño para el piloto de fun</w:t>
      </w:r>
      <w:r w:rsidR="00212693" w:rsidRPr="00913F30">
        <w:rPr>
          <w:rFonts w:ascii="Arial" w:hAnsi="Arial" w:cs="Arial"/>
        </w:rPr>
        <w:t xml:space="preserve">cionamiento de Docker contemplaba inicialmente </w:t>
      </w:r>
      <w:r w:rsidRPr="00913F30">
        <w:rPr>
          <w:rFonts w:ascii="Arial" w:hAnsi="Arial" w:cs="Arial"/>
        </w:rPr>
        <w:t>los siguientes componentes</w:t>
      </w:r>
      <w:r w:rsidR="00212693" w:rsidRPr="00913F30">
        <w:rPr>
          <w:rFonts w:ascii="Arial" w:hAnsi="Arial" w:cs="Arial"/>
        </w:rPr>
        <w:t>:</w:t>
      </w:r>
    </w:p>
    <w:p w:rsidR="00B33A4D" w:rsidRPr="00913F30" w:rsidRDefault="00B33A4D" w:rsidP="00B33A4D">
      <w:pPr>
        <w:pStyle w:val="ListParagraph"/>
        <w:rPr>
          <w:rFonts w:ascii="Arial" w:hAnsi="Arial" w:cs="Arial"/>
        </w:rPr>
      </w:pPr>
    </w:p>
    <w:p w:rsidR="00B33A4D" w:rsidRPr="00913F30" w:rsidRDefault="00212693" w:rsidP="005805CD">
      <w:pPr>
        <w:pStyle w:val="ListParagraph"/>
        <w:ind w:left="0"/>
        <w:jc w:val="center"/>
        <w:rPr>
          <w:rFonts w:ascii="Arial" w:hAnsi="Arial" w:cs="Arial"/>
        </w:rPr>
      </w:pPr>
      <w:r w:rsidRPr="00913F30">
        <w:rPr>
          <w:rFonts w:ascii="Arial" w:hAnsi="Arial" w:cs="Arial"/>
        </w:rPr>
        <w:object w:dxaOrig="8866" w:dyaOrig="9150">
          <v:shape id="_x0000_i1027" type="#_x0000_t75" style="width:444.75pt;height:433.5pt" o:ole="">
            <v:imagedata r:id="rId18" o:title=""/>
          </v:shape>
          <o:OLEObject Type="Embed" ProgID="Visio.Drawing.15" ShapeID="_x0000_i1027" DrawAspect="Content" ObjectID="_1541871884" r:id="rId19"/>
        </w:object>
      </w:r>
    </w:p>
    <w:p w:rsidR="00B33A4D" w:rsidRPr="00913F30" w:rsidRDefault="00BB6F99" w:rsidP="00B33A4D">
      <w:pPr>
        <w:pStyle w:val="Heading2"/>
        <w:jc w:val="center"/>
        <w:rPr>
          <w:rStyle w:val="SubtleEmphasis"/>
          <w:rFonts w:ascii="Arial" w:hAnsi="Arial" w:cs="Arial"/>
          <w:sz w:val="20"/>
          <w:szCs w:val="20"/>
        </w:rPr>
      </w:pPr>
      <w:bookmarkStart w:id="27" w:name="_Toc467491106"/>
      <w:r w:rsidRPr="00913F30">
        <w:rPr>
          <w:rStyle w:val="TitleChar"/>
          <w:rFonts w:ascii="Arial" w:hAnsi="Arial" w:cs="Arial"/>
          <w:i/>
          <w:iCs/>
          <w:sz w:val="20"/>
          <w:szCs w:val="20"/>
          <w:shd w:val="clear" w:color="auto" w:fill="FFFFFF" w:themeFill="background1"/>
        </w:rPr>
        <w:t>Diseño V1</w:t>
      </w:r>
      <w:bookmarkEnd w:id="27"/>
    </w:p>
    <w:p w:rsidR="00B33A4D" w:rsidRPr="00913F30" w:rsidRDefault="00B33A4D" w:rsidP="00BE3D5A">
      <w:pPr>
        <w:jc w:val="both"/>
        <w:rPr>
          <w:rFonts w:ascii="Arial" w:hAnsi="Arial" w:cs="Arial"/>
        </w:rPr>
      </w:pPr>
      <w:r w:rsidRPr="00913F30">
        <w:rPr>
          <w:rFonts w:ascii="Arial" w:hAnsi="Arial" w:cs="Arial"/>
        </w:rPr>
        <w:br w:type="page"/>
      </w:r>
      <w:r w:rsidRPr="00913F30">
        <w:rPr>
          <w:rFonts w:ascii="Arial" w:hAnsi="Arial" w:cs="Arial"/>
        </w:rPr>
        <w:lastRenderedPageBreak/>
        <w:t>Para poder acoplar el proceso de QA-QC transversal se requiere que el diseño contemple el entorno de gestión de QA el cual está compuesto por Squash, Mantis, Reporting services y se plantea agregar el componente SONAR con el fin de hacer revisión de código.</w:t>
      </w:r>
    </w:p>
    <w:p w:rsidR="00B33A4D" w:rsidRPr="00913F30" w:rsidRDefault="00481027" w:rsidP="004601F0">
      <w:pPr>
        <w:rPr>
          <w:rFonts w:ascii="Arial" w:hAnsi="Arial" w:cs="Arial"/>
        </w:rPr>
      </w:pPr>
      <w:r w:rsidRPr="00913F30">
        <w:rPr>
          <w:rFonts w:ascii="Arial" w:hAnsi="Arial" w:cs="Arial"/>
        </w:rPr>
        <w:object w:dxaOrig="13105" w:dyaOrig="9278">
          <v:shape id="_x0000_i1028" type="#_x0000_t75" style="width:468pt;height:331.5pt" o:ole="">
            <v:imagedata r:id="rId20" o:title=""/>
          </v:shape>
          <o:OLEObject Type="Embed" ProgID="Visio.Drawing.15" ShapeID="_x0000_i1028" DrawAspect="Content" ObjectID="_1541871885" r:id="rId21"/>
        </w:object>
      </w:r>
    </w:p>
    <w:p w:rsidR="00B33A4D" w:rsidRPr="00913F30" w:rsidRDefault="00BB6F99" w:rsidP="00F93158">
      <w:pPr>
        <w:pStyle w:val="Heading2"/>
        <w:jc w:val="center"/>
        <w:rPr>
          <w:rStyle w:val="SubtleEmphasis"/>
          <w:rFonts w:ascii="Arial" w:hAnsi="Arial" w:cs="Arial"/>
        </w:rPr>
      </w:pPr>
      <w:bookmarkStart w:id="28" w:name="_Toc467491107"/>
      <w:r w:rsidRPr="00913F30">
        <w:rPr>
          <w:rStyle w:val="TitleChar"/>
          <w:rFonts w:ascii="Arial" w:hAnsi="Arial" w:cs="Arial"/>
          <w:i/>
          <w:iCs/>
          <w:sz w:val="20"/>
          <w:szCs w:val="20"/>
          <w:shd w:val="clear" w:color="auto" w:fill="FFFFFF" w:themeFill="background1"/>
        </w:rPr>
        <w:t>Diseño V2</w:t>
      </w:r>
      <w:bookmarkEnd w:id="28"/>
    </w:p>
    <w:p w:rsidR="00B33A4D" w:rsidRPr="00913F30" w:rsidRDefault="00B33A4D" w:rsidP="00B33A4D">
      <w:pPr>
        <w:rPr>
          <w:rStyle w:val="SubtleEmphasis"/>
          <w:rFonts w:ascii="Arial" w:hAnsi="Arial" w:cs="Arial"/>
        </w:rPr>
      </w:pPr>
      <w:r w:rsidRPr="00913F30">
        <w:rPr>
          <w:rStyle w:val="SubtleEmphasis"/>
          <w:rFonts w:ascii="Arial" w:hAnsi="Arial" w:cs="Arial"/>
        </w:rPr>
        <w:br w:type="page"/>
      </w:r>
    </w:p>
    <w:p w:rsidR="00B33A4D" w:rsidRPr="00913F30" w:rsidRDefault="00B33A4D" w:rsidP="00B33A4D">
      <w:pPr>
        <w:jc w:val="both"/>
        <w:rPr>
          <w:rFonts w:ascii="Arial" w:hAnsi="Arial" w:cs="Arial"/>
        </w:rPr>
      </w:pPr>
      <w:r w:rsidRPr="00913F30">
        <w:rPr>
          <w:rFonts w:ascii="Arial" w:hAnsi="Arial" w:cs="Arial"/>
        </w:rPr>
        <w:lastRenderedPageBreak/>
        <w:t xml:space="preserve">Para </w:t>
      </w:r>
      <w:r w:rsidR="00212693" w:rsidRPr="00913F30">
        <w:rPr>
          <w:rFonts w:ascii="Arial" w:hAnsi="Arial" w:cs="Arial"/>
        </w:rPr>
        <w:t>el poder brindar visibilidad, modelar y diseñar lo indicadores de gestión y a su vez disponer de</w:t>
      </w:r>
      <w:r w:rsidRPr="00913F30">
        <w:rPr>
          <w:rFonts w:ascii="Arial" w:hAnsi="Arial" w:cs="Arial"/>
        </w:rPr>
        <w:t xml:space="preserve"> la información</w:t>
      </w:r>
      <w:r w:rsidR="00212693" w:rsidRPr="00913F30">
        <w:rPr>
          <w:rFonts w:ascii="Arial" w:hAnsi="Arial" w:cs="Arial"/>
        </w:rPr>
        <w:t xml:space="preserve"> de manera </w:t>
      </w:r>
      <w:r w:rsidRPr="00913F30">
        <w:rPr>
          <w:rFonts w:ascii="Arial" w:hAnsi="Arial" w:cs="Arial"/>
        </w:rPr>
        <w:t xml:space="preserve">controlada y segura </w:t>
      </w:r>
      <w:r w:rsidR="00212693" w:rsidRPr="00913F30">
        <w:rPr>
          <w:rFonts w:ascii="Arial" w:hAnsi="Arial" w:cs="Arial"/>
        </w:rPr>
        <w:t>se plantea el siguiente modelo:</w:t>
      </w:r>
    </w:p>
    <w:p w:rsidR="00B33A4D" w:rsidRPr="00913F30" w:rsidRDefault="00B33A4D" w:rsidP="00B33A4D">
      <w:pPr>
        <w:rPr>
          <w:rFonts w:ascii="Arial" w:hAnsi="Arial" w:cs="Arial"/>
        </w:rPr>
      </w:pPr>
    </w:p>
    <w:p w:rsidR="00B33A4D" w:rsidRPr="00913F30" w:rsidRDefault="00B33A4D" w:rsidP="004601F0">
      <w:pPr>
        <w:jc w:val="center"/>
        <w:rPr>
          <w:rStyle w:val="TitleChar"/>
          <w:rFonts w:ascii="Arial" w:hAnsi="Arial" w:cs="Arial"/>
          <w:sz w:val="20"/>
          <w:szCs w:val="20"/>
          <w:shd w:val="clear" w:color="auto" w:fill="FFFFFF" w:themeFill="background1"/>
        </w:rPr>
      </w:pPr>
      <w:r w:rsidRPr="00913F30">
        <w:rPr>
          <w:rFonts w:ascii="Arial" w:hAnsi="Arial" w:cs="Arial"/>
        </w:rPr>
        <w:object w:dxaOrig="11265" w:dyaOrig="6045">
          <v:shape id="_x0000_i1029" type="#_x0000_t75" style="width:468pt;height:250.5pt" o:ole="">
            <v:imagedata r:id="rId22" o:title=""/>
          </v:shape>
          <o:OLEObject Type="Embed" ProgID="Visio.Drawing.15" ShapeID="_x0000_i1029" DrawAspect="Content" ObjectID="_1541871886" r:id="rId23"/>
        </w:object>
      </w:r>
      <w:r w:rsidRPr="00913F30">
        <w:rPr>
          <w:rFonts w:ascii="Arial" w:hAnsi="Arial" w:cs="Arial"/>
        </w:rPr>
        <w:tab/>
      </w:r>
      <w:r w:rsidR="00174294" w:rsidRPr="00913F30">
        <w:rPr>
          <w:rStyle w:val="TitleChar"/>
          <w:rFonts w:ascii="Arial" w:hAnsi="Arial" w:cs="Arial"/>
          <w:i/>
          <w:iCs/>
          <w:color w:val="2E74B5" w:themeColor="accent1" w:themeShade="BF"/>
          <w:sz w:val="20"/>
          <w:szCs w:val="20"/>
          <w:shd w:val="clear" w:color="auto" w:fill="FFFFFF" w:themeFill="background1"/>
        </w:rPr>
        <w:t>Infraestructura Reportes</w:t>
      </w:r>
      <w:r w:rsidR="00F93158" w:rsidRPr="00913F30">
        <w:rPr>
          <w:rStyle w:val="TitleChar"/>
          <w:rFonts w:ascii="Arial" w:hAnsi="Arial" w:cs="Arial"/>
          <w:i/>
          <w:iCs/>
          <w:color w:val="2E74B5" w:themeColor="accent1" w:themeShade="BF"/>
          <w:sz w:val="20"/>
          <w:szCs w:val="20"/>
          <w:shd w:val="clear" w:color="auto" w:fill="FFFFFF" w:themeFill="background1"/>
        </w:rPr>
        <w:t xml:space="preserve"> 7</w:t>
      </w:r>
    </w:p>
    <w:p w:rsidR="00B33A4D" w:rsidRPr="00913F30" w:rsidRDefault="00B33A4D" w:rsidP="00B33A4D">
      <w:pPr>
        <w:rPr>
          <w:rStyle w:val="TitleChar"/>
          <w:rFonts w:ascii="Arial" w:hAnsi="Arial" w:cs="Arial"/>
          <w:color w:val="2E74B5" w:themeColor="accent1" w:themeShade="BF"/>
        </w:rPr>
      </w:pPr>
      <w:r w:rsidRPr="00913F30">
        <w:rPr>
          <w:rStyle w:val="TitleChar"/>
          <w:rFonts w:ascii="Arial" w:hAnsi="Arial" w:cs="Arial"/>
          <w:color w:val="2E74B5" w:themeColor="accent1" w:themeShade="BF"/>
        </w:rPr>
        <w:br w:type="page"/>
      </w:r>
    </w:p>
    <w:p w:rsidR="00B33A4D" w:rsidRPr="00913F30" w:rsidRDefault="00B33A4D" w:rsidP="00B33A4D">
      <w:pPr>
        <w:pStyle w:val="Heading1"/>
        <w:jc w:val="center"/>
        <w:rPr>
          <w:rStyle w:val="TitleChar"/>
          <w:rFonts w:ascii="Arial" w:hAnsi="Arial" w:cs="Arial"/>
        </w:rPr>
      </w:pPr>
      <w:bookmarkStart w:id="29" w:name="_Anexo_2"/>
      <w:bookmarkStart w:id="30" w:name="_Toc467491108"/>
      <w:bookmarkEnd w:id="29"/>
      <w:r w:rsidRPr="00913F30">
        <w:rPr>
          <w:rStyle w:val="TitleChar"/>
          <w:rFonts w:ascii="Arial" w:hAnsi="Arial" w:cs="Arial"/>
        </w:rPr>
        <w:lastRenderedPageBreak/>
        <w:t>Anexo 2</w:t>
      </w:r>
      <w:bookmarkEnd w:id="30"/>
    </w:p>
    <w:p w:rsidR="00E4254A" w:rsidRPr="00913F30" w:rsidRDefault="00E4254A" w:rsidP="00E4254A">
      <w:pPr>
        <w:pStyle w:val="Heading2"/>
        <w:jc w:val="center"/>
        <w:rPr>
          <w:rFonts w:ascii="Arial" w:hAnsi="Arial" w:cs="Arial"/>
        </w:rPr>
      </w:pPr>
      <w:bookmarkStart w:id="31" w:name="_Toc467491109"/>
      <w:r w:rsidRPr="00913F30">
        <w:rPr>
          <w:rFonts w:ascii="Arial" w:hAnsi="Arial" w:cs="Arial"/>
        </w:rPr>
        <w:t>Ambientes Básicos</w:t>
      </w:r>
      <w:bookmarkEnd w:id="31"/>
    </w:p>
    <w:p w:rsidR="00E4254A" w:rsidRPr="00913F30" w:rsidRDefault="00E4254A" w:rsidP="00E4254A">
      <w:pPr>
        <w:rPr>
          <w:rFonts w:ascii="Arial" w:hAnsi="Arial" w:cs="Arial"/>
        </w:rPr>
      </w:pPr>
    </w:p>
    <w:p w:rsidR="00B33A4D" w:rsidRPr="00913F30" w:rsidRDefault="00B33A4D" w:rsidP="00BE3D5A">
      <w:pPr>
        <w:jc w:val="both"/>
        <w:rPr>
          <w:rFonts w:ascii="Arial" w:hAnsi="Arial" w:cs="Arial"/>
        </w:rPr>
      </w:pPr>
      <w:r w:rsidRPr="00913F30">
        <w:rPr>
          <w:rFonts w:ascii="Arial" w:hAnsi="Arial" w:cs="Arial"/>
        </w:rPr>
        <w:t>Los ambientes básicos manejados en un contexto de desarrollo se definen de la siguiente manera:</w:t>
      </w:r>
    </w:p>
    <w:p w:rsidR="00B33A4D" w:rsidRPr="00913F30" w:rsidRDefault="00B33A4D" w:rsidP="00B33A4D">
      <w:pPr>
        <w:pStyle w:val="ListParagraph"/>
        <w:numPr>
          <w:ilvl w:val="0"/>
          <w:numId w:val="12"/>
        </w:numPr>
        <w:rPr>
          <w:rFonts w:ascii="Arial" w:hAnsi="Arial" w:cs="Arial"/>
        </w:rPr>
      </w:pPr>
      <w:r w:rsidRPr="00913F30">
        <w:rPr>
          <w:rFonts w:ascii="Arial" w:hAnsi="Arial" w:cs="Arial"/>
        </w:rPr>
        <w:t xml:space="preserve">Desarrollo: </w:t>
      </w:r>
    </w:p>
    <w:p w:rsidR="00B33A4D" w:rsidRPr="00913F30" w:rsidRDefault="00B33A4D" w:rsidP="00B33A4D">
      <w:pPr>
        <w:pStyle w:val="ListParagraph"/>
        <w:numPr>
          <w:ilvl w:val="0"/>
          <w:numId w:val="12"/>
        </w:numPr>
        <w:rPr>
          <w:rFonts w:ascii="Arial" w:hAnsi="Arial" w:cs="Arial"/>
        </w:rPr>
      </w:pPr>
      <w:r w:rsidRPr="00913F30">
        <w:rPr>
          <w:rFonts w:ascii="Arial" w:hAnsi="Arial" w:cs="Arial"/>
        </w:rPr>
        <w:t>Pruebas:</w:t>
      </w:r>
    </w:p>
    <w:p w:rsidR="00B33A4D" w:rsidRPr="00913F30" w:rsidRDefault="00B33A4D" w:rsidP="00B33A4D">
      <w:pPr>
        <w:pStyle w:val="ListParagraph"/>
        <w:numPr>
          <w:ilvl w:val="0"/>
          <w:numId w:val="12"/>
        </w:numPr>
        <w:rPr>
          <w:rFonts w:ascii="Arial" w:hAnsi="Arial" w:cs="Arial"/>
        </w:rPr>
      </w:pPr>
      <w:r w:rsidRPr="00913F30">
        <w:rPr>
          <w:rFonts w:ascii="Arial" w:hAnsi="Arial" w:cs="Arial"/>
        </w:rPr>
        <w:t>Producción:</w:t>
      </w:r>
    </w:p>
    <w:p w:rsidR="00B33A4D" w:rsidRPr="00913F30" w:rsidRDefault="00B33A4D" w:rsidP="00B33A4D">
      <w:pPr>
        <w:rPr>
          <w:rFonts w:ascii="Arial" w:hAnsi="Arial" w:cs="Arial"/>
        </w:rPr>
      </w:pPr>
      <w:r w:rsidRPr="00913F30">
        <w:rPr>
          <w:rFonts w:ascii="Arial" w:hAnsi="Arial" w:cs="Arial"/>
          <w:noProof/>
          <w:lang w:eastAsia="es-CO"/>
        </w:rPr>
        <w:drawing>
          <wp:inline distT="0" distB="0" distL="0" distR="0" wp14:anchorId="4360F3ED" wp14:editId="797A95B9">
            <wp:extent cx="5943600" cy="1581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getwikiimage"/>
                    <pic:cNvPicPr/>
                  </pic:nvPicPr>
                  <pic:blipFill>
                    <a:blip r:embed="rId24">
                      <a:extLst>
                        <a:ext uri="{28A0092B-C50C-407E-A947-70E740481C1C}">
                          <a14:useLocalDpi xmlns:a14="http://schemas.microsoft.com/office/drawing/2010/main" val="0"/>
                        </a:ext>
                      </a:extLst>
                    </a:blip>
                    <a:stretch>
                      <a:fillRect/>
                    </a:stretch>
                  </pic:blipFill>
                  <pic:spPr>
                    <a:xfrm>
                      <a:off x="0" y="0"/>
                      <a:ext cx="5943600" cy="1581150"/>
                    </a:xfrm>
                    <a:prstGeom prst="rect">
                      <a:avLst/>
                    </a:prstGeom>
                  </pic:spPr>
                </pic:pic>
              </a:graphicData>
            </a:graphic>
          </wp:inline>
        </w:drawing>
      </w:r>
    </w:p>
    <w:p w:rsidR="00B33A4D" w:rsidRPr="00913F30" w:rsidRDefault="00B33A4D" w:rsidP="00B33A4D">
      <w:pPr>
        <w:rPr>
          <w:rFonts w:ascii="Arial" w:hAnsi="Arial" w:cs="Arial"/>
        </w:rPr>
      </w:pPr>
    </w:p>
    <w:p w:rsidR="00B33A4D" w:rsidRPr="00913F30" w:rsidRDefault="00B33A4D" w:rsidP="00B33A4D">
      <w:pPr>
        <w:rPr>
          <w:rFonts w:ascii="Arial" w:hAnsi="Arial" w:cs="Arial"/>
        </w:rPr>
      </w:pPr>
    </w:p>
    <w:p w:rsidR="00C65560" w:rsidRPr="00913F30" w:rsidRDefault="00C65560">
      <w:pPr>
        <w:rPr>
          <w:rStyle w:val="TitleChar"/>
          <w:rFonts w:ascii="Arial" w:hAnsi="Arial" w:cs="Arial"/>
          <w:color w:val="2E74B5" w:themeColor="accent1" w:themeShade="BF"/>
        </w:rPr>
      </w:pPr>
      <w:r w:rsidRPr="00913F30">
        <w:rPr>
          <w:rStyle w:val="TitleChar"/>
          <w:rFonts w:ascii="Arial" w:hAnsi="Arial" w:cs="Arial"/>
        </w:rPr>
        <w:br w:type="page"/>
      </w:r>
    </w:p>
    <w:p w:rsidR="00927BF3" w:rsidRPr="00913F30" w:rsidRDefault="00305AAA" w:rsidP="00305AAA">
      <w:pPr>
        <w:pStyle w:val="Heading1"/>
        <w:jc w:val="center"/>
        <w:rPr>
          <w:rStyle w:val="TitleChar"/>
          <w:rFonts w:ascii="Arial" w:hAnsi="Arial" w:cs="Arial"/>
        </w:rPr>
      </w:pPr>
      <w:bookmarkStart w:id="32" w:name="_Anexo_3"/>
      <w:bookmarkStart w:id="33" w:name="_Toc467491110"/>
      <w:bookmarkEnd w:id="32"/>
      <w:r w:rsidRPr="00913F30">
        <w:rPr>
          <w:rStyle w:val="TitleChar"/>
          <w:rFonts w:ascii="Arial" w:hAnsi="Arial" w:cs="Arial"/>
        </w:rPr>
        <w:lastRenderedPageBreak/>
        <w:t>Anexo 3</w:t>
      </w:r>
      <w:bookmarkEnd w:id="33"/>
    </w:p>
    <w:p w:rsidR="00986153" w:rsidRPr="00913F30" w:rsidRDefault="00986153" w:rsidP="00986153">
      <w:pPr>
        <w:pStyle w:val="Heading2"/>
        <w:jc w:val="center"/>
        <w:rPr>
          <w:rFonts w:ascii="Arial" w:hAnsi="Arial" w:cs="Arial"/>
        </w:rPr>
      </w:pPr>
      <w:bookmarkStart w:id="34" w:name="_Toc467491111"/>
      <w:r w:rsidRPr="00913F30">
        <w:rPr>
          <w:rFonts w:ascii="Arial" w:hAnsi="Arial" w:cs="Arial"/>
        </w:rPr>
        <w:t>Automatización de Pruebas</w:t>
      </w:r>
      <w:bookmarkEnd w:id="34"/>
    </w:p>
    <w:p w:rsidR="009B16AE" w:rsidRPr="00913F30" w:rsidRDefault="009B16AE" w:rsidP="00986153">
      <w:pPr>
        <w:jc w:val="both"/>
        <w:rPr>
          <w:rFonts w:ascii="Arial" w:hAnsi="Arial" w:cs="Arial"/>
        </w:rPr>
      </w:pPr>
    </w:p>
    <w:p w:rsidR="00111F08" w:rsidRPr="00913F30" w:rsidRDefault="00111F08" w:rsidP="00986153">
      <w:pPr>
        <w:jc w:val="both"/>
        <w:rPr>
          <w:rFonts w:ascii="Arial" w:hAnsi="Arial" w:cs="Arial"/>
        </w:rPr>
      </w:pPr>
      <w:r w:rsidRPr="00913F30">
        <w:rPr>
          <w:rFonts w:ascii="Arial" w:hAnsi="Arial" w:cs="Arial"/>
        </w:rPr>
        <w:t xml:space="preserve">Contar con la base de conocimientos de las pruebas realizadas a los diferentes productos testeados y acompañado del proceso de madures adherido en el área de QA genera el punto de partida para poder </w:t>
      </w:r>
      <w:r w:rsidR="0062281E" w:rsidRPr="00913F30">
        <w:rPr>
          <w:rFonts w:ascii="Arial" w:hAnsi="Arial" w:cs="Arial"/>
        </w:rPr>
        <w:t>llegar a automatizar pruebas, lo que indica que las herramientas que lleguen a ser implementadas para este proceso deberán tener como punto de configuración un histórico previamente analizado para garantizar la eficacia y efectividad del script, Clase, función, comando etc , que se generen para tal fin.</w:t>
      </w:r>
    </w:p>
    <w:p w:rsidR="00375FA0" w:rsidRPr="00913F30" w:rsidRDefault="00375FA0" w:rsidP="00986153">
      <w:pPr>
        <w:jc w:val="both"/>
        <w:rPr>
          <w:rFonts w:ascii="Arial" w:hAnsi="Arial" w:cs="Arial"/>
        </w:rPr>
      </w:pPr>
      <w:r w:rsidRPr="00913F30">
        <w:rPr>
          <w:rFonts w:ascii="Arial" w:hAnsi="Arial" w:cs="Arial"/>
        </w:rPr>
        <w:t>No todas las pruebas son automatizables, es por esto que el concepto de automatización de pruebas se enfoca a pruebas unitarias, de aceptación y de regresión en la mayoría de los casos.</w:t>
      </w:r>
    </w:p>
    <w:p w:rsidR="00E20D66" w:rsidRPr="00913F30" w:rsidRDefault="00986153" w:rsidP="00E20D66">
      <w:pPr>
        <w:jc w:val="both"/>
        <w:rPr>
          <w:rFonts w:ascii="Arial" w:hAnsi="Arial" w:cs="Arial"/>
        </w:rPr>
      </w:pPr>
      <w:r w:rsidRPr="00913F30">
        <w:rPr>
          <w:rFonts w:ascii="Arial" w:hAnsi="Arial" w:cs="Arial"/>
        </w:rPr>
        <w:t>Para la automatización de las pruebas funcionales son especialmente indicadas las herramientas de ejecución de las pruebas de captura y reproducción. Estas herramientas permiten al tester capturar y grabar pruebas, para luego editarlas, modificarlas y reproducirlas en distintos entornos.</w:t>
      </w:r>
    </w:p>
    <w:p w:rsidR="00AE3425" w:rsidRPr="00913F30" w:rsidRDefault="00AE3425" w:rsidP="00E20D66">
      <w:pPr>
        <w:jc w:val="both"/>
        <w:rPr>
          <w:rFonts w:ascii="Arial" w:hAnsi="Arial" w:cs="Arial"/>
        </w:rPr>
      </w:pPr>
      <w:r w:rsidRPr="00913F30">
        <w:rPr>
          <w:rFonts w:ascii="Arial" w:hAnsi="Arial" w:cs="Arial"/>
        </w:rPr>
        <w:t xml:space="preserve">Las herramientas que se proponen implantar en el entorno de </w:t>
      </w:r>
      <w:r w:rsidR="00F27978" w:rsidRPr="00913F30">
        <w:rPr>
          <w:rFonts w:ascii="Arial" w:hAnsi="Arial" w:cs="Arial"/>
        </w:rPr>
        <w:t>integración</w:t>
      </w:r>
      <w:r w:rsidRPr="00913F30">
        <w:rPr>
          <w:rFonts w:ascii="Arial" w:hAnsi="Arial" w:cs="Arial"/>
        </w:rPr>
        <w:t xml:space="preserve"> continua son:</w:t>
      </w:r>
    </w:p>
    <w:p w:rsidR="00AE3425" w:rsidRPr="00913F30" w:rsidRDefault="00AE3425" w:rsidP="00AE3425">
      <w:pPr>
        <w:pStyle w:val="ListParagraph"/>
        <w:numPr>
          <w:ilvl w:val="0"/>
          <w:numId w:val="6"/>
        </w:numPr>
        <w:jc w:val="both"/>
        <w:rPr>
          <w:rFonts w:ascii="Arial" w:hAnsi="Arial" w:cs="Arial"/>
        </w:rPr>
      </w:pPr>
      <w:r w:rsidRPr="00913F30">
        <w:rPr>
          <w:rFonts w:ascii="Arial" w:hAnsi="Arial" w:cs="Arial"/>
          <w:b/>
        </w:rPr>
        <w:t>Selenium</w:t>
      </w:r>
      <w:r w:rsidRPr="00913F30">
        <w:rPr>
          <w:rFonts w:ascii="Arial" w:hAnsi="Arial" w:cs="Arial"/>
        </w:rPr>
        <w:t>: Es una aplicación Web desarrollada con HTML y Javascript que soporta una gran variedad de plataformas y navegadores. Permite ejecutar una prueba o conjunto de pruebas automatizadas.</w:t>
      </w:r>
    </w:p>
    <w:p w:rsidR="00F27978" w:rsidRPr="00913F30" w:rsidRDefault="00F27978" w:rsidP="00F27978">
      <w:pPr>
        <w:pStyle w:val="ListParagraph"/>
        <w:jc w:val="both"/>
        <w:rPr>
          <w:rFonts w:ascii="Arial" w:hAnsi="Arial" w:cs="Arial"/>
        </w:rPr>
      </w:pPr>
    </w:p>
    <w:p w:rsidR="00F27978" w:rsidRPr="00913F30" w:rsidRDefault="00F27978" w:rsidP="00F27978">
      <w:pPr>
        <w:pStyle w:val="ListParagraph"/>
        <w:jc w:val="both"/>
        <w:rPr>
          <w:rFonts w:ascii="Arial" w:hAnsi="Arial" w:cs="Arial"/>
          <w:b/>
          <w:i/>
        </w:rPr>
      </w:pPr>
      <w:r w:rsidRPr="00913F30">
        <w:rPr>
          <w:rFonts w:ascii="Arial" w:hAnsi="Arial" w:cs="Arial"/>
        </w:rPr>
        <w:t xml:space="preserve">El grupo de herramientas Selenium que ayudan en la ejecución de pruebas, está constituido por Selenium Core, Selenium IDE y Selenium Remote Control. Estas herramientas permiten crear y ejecutar </w:t>
      </w:r>
      <w:r w:rsidRPr="00913F30">
        <w:rPr>
          <w:rFonts w:ascii="Arial" w:hAnsi="Arial" w:cs="Arial"/>
          <w:b/>
          <w:i/>
        </w:rPr>
        <w:t>pruebas automatizadas sobre aplicaciones Web</w:t>
      </w:r>
    </w:p>
    <w:p w:rsidR="003A4ADF" w:rsidRPr="00913F30" w:rsidRDefault="003A4ADF" w:rsidP="00F27978">
      <w:pPr>
        <w:pStyle w:val="ListParagraph"/>
        <w:jc w:val="both"/>
        <w:rPr>
          <w:rFonts w:ascii="Arial" w:hAnsi="Arial" w:cs="Arial"/>
          <w:b/>
          <w:i/>
        </w:rPr>
      </w:pPr>
    </w:p>
    <w:p w:rsidR="003A4ADF" w:rsidRPr="00913F30" w:rsidRDefault="003A4ADF" w:rsidP="003A4ADF">
      <w:pPr>
        <w:pStyle w:val="ListParagraph"/>
        <w:numPr>
          <w:ilvl w:val="0"/>
          <w:numId w:val="6"/>
        </w:numPr>
        <w:jc w:val="both"/>
        <w:rPr>
          <w:rFonts w:ascii="Arial" w:hAnsi="Arial" w:cs="Arial"/>
        </w:rPr>
      </w:pPr>
      <w:r w:rsidRPr="00913F30">
        <w:rPr>
          <w:rFonts w:ascii="Arial" w:hAnsi="Arial" w:cs="Arial"/>
          <w:b/>
        </w:rPr>
        <w:t>Junit</w:t>
      </w:r>
      <w:r w:rsidRPr="00913F30">
        <w:rPr>
          <w:rFonts w:ascii="Arial" w:hAnsi="Arial" w:cs="Arial"/>
        </w:rPr>
        <w:t>: Es un framwork para la definición de pruebas unitarias orientadas al lenguaje de programación Java.</w:t>
      </w:r>
    </w:p>
    <w:p w:rsidR="003A4ADF" w:rsidRPr="00913F30" w:rsidRDefault="003A4ADF" w:rsidP="003A4ADF">
      <w:pPr>
        <w:pStyle w:val="ListParagraph"/>
        <w:jc w:val="both"/>
        <w:rPr>
          <w:rFonts w:ascii="Arial" w:hAnsi="Arial" w:cs="Arial"/>
        </w:rPr>
      </w:pPr>
    </w:p>
    <w:p w:rsidR="003A4ADF" w:rsidRPr="00913F30" w:rsidRDefault="003A4ADF" w:rsidP="003A4ADF">
      <w:pPr>
        <w:pStyle w:val="ListParagraph"/>
        <w:numPr>
          <w:ilvl w:val="0"/>
          <w:numId w:val="6"/>
        </w:numPr>
        <w:jc w:val="both"/>
        <w:rPr>
          <w:rFonts w:ascii="Arial" w:hAnsi="Arial" w:cs="Arial"/>
        </w:rPr>
      </w:pPr>
      <w:r w:rsidRPr="00913F30">
        <w:rPr>
          <w:rFonts w:ascii="Arial" w:hAnsi="Arial" w:cs="Arial"/>
          <w:b/>
        </w:rPr>
        <w:t>QUnit</w:t>
      </w:r>
      <w:r w:rsidRPr="00913F30">
        <w:rPr>
          <w:rFonts w:ascii="Arial" w:hAnsi="Arial" w:cs="Arial"/>
        </w:rPr>
        <w:t>; es un framwork pata pruebas unitarias de JavaScript, permite probar cualquier código JavaScript. Es compatible con el lado del servidor (por ejemplo, Node.js) y entornos de cliente.</w:t>
      </w:r>
    </w:p>
    <w:p w:rsidR="00B31CF7" w:rsidRPr="00913F30" w:rsidRDefault="00B31CF7" w:rsidP="00B31CF7">
      <w:pPr>
        <w:pStyle w:val="ListParagraph"/>
        <w:rPr>
          <w:rFonts w:ascii="Arial" w:hAnsi="Arial" w:cs="Arial"/>
        </w:rPr>
      </w:pPr>
    </w:p>
    <w:p w:rsidR="006962B8" w:rsidRPr="00913F30" w:rsidRDefault="006962B8" w:rsidP="00B31CF7">
      <w:pPr>
        <w:pStyle w:val="ListParagraph"/>
        <w:rPr>
          <w:rFonts w:ascii="Arial" w:hAnsi="Arial" w:cs="Arial"/>
        </w:rPr>
      </w:pPr>
    </w:p>
    <w:p w:rsidR="006962B8" w:rsidRPr="00913F30" w:rsidRDefault="006962B8" w:rsidP="00B31CF7">
      <w:pPr>
        <w:pStyle w:val="ListParagraph"/>
        <w:rPr>
          <w:rFonts w:ascii="Arial" w:hAnsi="Arial" w:cs="Arial"/>
        </w:rPr>
      </w:pPr>
    </w:p>
    <w:p w:rsidR="00AE3425" w:rsidRPr="00913F30" w:rsidRDefault="006962B8" w:rsidP="002B2886">
      <w:pPr>
        <w:rPr>
          <w:rFonts w:ascii="Arial" w:hAnsi="Arial" w:cs="Arial"/>
        </w:rPr>
      </w:pPr>
      <w:r w:rsidRPr="00913F30">
        <w:rPr>
          <w:rFonts w:ascii="Arial" w:hAnsi="Arial" w:cs="Arial"/>
        </w:rPr>
        <w:br w:type="page"/>
      </w:r>
    </w:p>
    <w:p w:rsidR="00305AAA" w:rsidRPr="00913F30" w:rsidRDefault="00672BD4" w:rsidP="00672BD4">
      <w:pPr>
        <w:pStyle w:val="Heading1"/>
        <w:jc w:val="center"/>
        <w:rPr>
          <w:rStyle w:val="TitleChar"/>
          <w:rFonts w:ascii="Arial" w:hAnsi="Arial" w:cs="Arial"/>
        </w:rPr>
      </w:pPr>
      <w:bookmarkStart w:id="35" w:name="_Toc467491112"/>
      <w:r w:rsidRPr="00913F30">
        <w:rPr>
          <w:rStyle w:val="TitleChar"/>
          <w:rFonts w:ascii="Arial" w:hAnsi="Arial" w:cs="Arial"/>
        </w:rPr>
        <w:lastRenderedPageBreak/>
        <w:t>Anexo 4</w:t>
      </w:r>
      <w:bookmarkEnd w:id="35"/>
    </w:p>
    <w:p w:rsidR="00672BD4" w:rsidRPr="00913F30" w:rsidRDefault="00A31675" w:rsidP="00A31675">
      <w:pPr>
        <w:pStyle w:val="Heading2"/>
        <w:jc w:val="center"/>
        <w:rPr>
          <w:rFonts w:ascii="Arial" w:hAnsi="Arial" w:cs="Arial"/>
        </w:rPr>
      </w:pPr>
      <w:bookmarkStart w:id="36" w:name="_Toc467491113"/>
      <w:r w:rsidRPr="00913F30">
        <w:rPr>
          <w:rFonts w:ascii="Arial" w:hAnsi="Arial" w:cs="Arial"/>
        </w:rPr>
        <w:t>Seguridad en Ciclo de Desarrollo</w:t>
      </w:r>
      <w:bookmarkEnd w:id="36"/>
    </w:p>
    <w:p w:rsidR="00672BD4" w:rsidRPr="00913F30" w:rsidRDefault="00672BD4" w:rsidP="00672BD4">
      <w:pPr>
        <w:rPr>
          <w:rFonts w:ascii="Arial" w:hAnsi="Arial" w:cs="Arial"/>
        </w:rPr>
      </w:pPr>
    </w:p>
    <w:p w:rsidR="00672BD4" w:rsidRPr="00913F30" w:rsidRDefault="00672BD4" w:rsidP="00672BD4">
      <w:pPr>
        <w:jc w:val="both"/>
        <w:rPr>
          <w:rFonts w:ascii="Arial" w:hAnsi="Arial" w:cs="Arial"/>
        </w:rPr>
      </w:pPr>
      <w:r w:rsidRPr="00913F30">
        <w:rPr>
          <w:rFonts w:ascii="Arial" w:hAnsi="Arial" w:cs="Arial"/>
        </w:rPr>
        <w:t xml:space="preserve">El auge que ha adquirido la utilización de las aplicaciones web ha propiciado el surgimiento de riesgos de seguridad que atentan contra la disponibilidad, integridad y confidencialidad de la información. </w:t>
      </w:r>
    </w:p>
    <w:p w:rsidR="00672BD4" w:rsidRPr="00913F30" w:rsidRDefault="00672BD4" w:rsidP="00672BD4">
      <w:pPr>
        <w:jc w:val="both"/>
        <w:rPr>
          <w:rFonts w:ascii="Arial" w:hAnsi="Arial" w:cs="Arial"/>
        </w:rPr>
      </w:pPr>
      <w:r w:rsidRPr="00913F30">
        <w:rPr>
          <w:rFonts w:ascii="Arial" w:hAnsi="Arial" w:cs="Arial"/>
        </w:rPr>
        <w:t xml:space="preserve">Por ello, se requiere la adopción de mecanismos para el enfrentamiento a los problemas de seguridad que se presentan diariamente en las aplicaciones web. Una de las alternativas que se recomiendan incluye la adopción de la seguridad a lo largo de todo el ciclo de desarrollo de software. </w:t>
      </w:r>
    </w:p>
    <w:p w:rsidR="00672BD4" w:rsidRPr="00913F30" w:rsidRDefault="00672BD4" w:rsidP="00672BD4">
      <w:pPr>
        <w:jc w:val="both"/>
        <w:rPr>
          <w:rFonts w:ascii="Arial" w:hAnsi="Arial" w:cs="Arial"/>
        </w:rPr>
      </w:pPr>
      <w:r w:rsidRPr="00913F30">
        <w:rPr>
          <w:rFonts w:ascii="Arial" w:hAnsi="Arial" w:cs="Arial"/>
        </w:rPr>
        <w:t xml:space="preserve">En este sentido, la etapa de despliegue no está exenta de dificultades y desafíos que afrontar desde el punto de vista de seguridad, por lo que una configuración cuidadosa y la personalización del entorno pueden mejorar en gran medida el estado de seguridad de la aplicación. </w:t>
      </w:r>
    </w:p>
    <w:p w:rsidR="00672BD4" w:rsidRPr="00913F30" w:rsidRDefault="00672BD4" w:rsidP="00672BD4">
      <w:pPr>
        <w:jc w:val="both"/>
        <w:rPr>
          <w:rFonts w:ascii="Arial" w:hAnsi="Arial" w:cs="Arial"/>
        </w:rPr>
      </w:pPr>
      <w:r w:rsidRPr="00913F30">
        <w:rPr>
          <w:rFonts w:ascii="Arial" w:hAnsi="Arial" w:cs="Arial"/>
        </w:rPr>
        <w:t xml:space="preserve">En este trabajo se realiza un estudio sobre la utilización de buenas prácticas establecidas y estándares en torno a la seguridad del despliegue de aplicaciones web, con un enfoque vinculado a la automatización y prácticas tradicionales del desarrollo de software. </w:t>
      </w:r>
    </w:p>
    <w:p w:rsidR="00841BBC" w:rsidRPr="00913F30" w:rsidRDefault="00841BBC" w:rsidP="00672BD4">
      <w:pPr>
        <w:jc w:val="both"/>
        <w:rPr>
          <w:rFonts w:ascii="Arial" w:hAnsi="Arial" w:cs="Arial"/>
        </w:rPr>
      </w:pPr>
    </w:p>
    <w:p w:rsidR="00841BBC" w:rsidRPr="00913F30" w:rsidRDefault="00841BBC" w:rsidP="00841BBC">
      <w:pPr>
        <w:jc w:val="center"/>
        <w:rPr>
          <w:rFonts w:ascii="Arial" w:hAnsi="Arial" w:cs="Arial"/>
        </w:rPr>
      </w:pPr>
      <w:r w:rsidRPr="00913F30">
        <w:rPr>
          <w:rFonts w:ascii="Arial" w:hAnsi="Arial" w:cs="Arial"/>
          <w:noProof/>
          <w:lang w:eastAsia="es-CO"/>
        </w:rPr>
        <w:drawing>
          <wp:inline distT="0" distB="0" distL="0" distR="0" wp14:anchorId="6ECED71C" wp14:editId="101F4596">
            <wp:extent cx="4305300" cy="25241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05300" cy="2524125"/>
                    </a:xfrm>
                    <a:prstGeom prst="rect">
                      <a:avLst/>
                    </a:prstGeom>
                  </pic:spPr>
                </pic:pic>
              </a:graphicData>
            </a:graphic>
          </wp:inline>
        </w:drawing>
      </w:r>
    </w:p>
    <w:p w:rsidR="00F14BB2" w:rsidRPr="00913F30" w:rsidRDefault="00F14BB2" w:rsidP="00841BBC">
      <w:pPr>
        <w:jc w:val="center"/>
        <w:rPr>
          <w:rFonts w:ascii="Arial" w:hAnsi="Arial" w:cs="Arial"/>
        </w:rPr>
      </w:pPr>
    </w:p>
    <w:p w:rsidR="00F14BB2" w:rsidRPr="00913F30" w:rsidRDefault="00F14BB2" w:rsidP="00841BBC">
      <w:pPr>
        <w:jc w:val="center"/>
        <w:rPr>
          <w:rFonts w:ascii="Arial" w:hAnsi="Arial" w:cs="Arial"/>
        </w:rPr>
      </w:pPr>
    </w:p>
    <w:p w:rsidR="00F14BB2" w:rsidRPr="00913F30" w:rsidRDefault="00F14BB2" w:rsidP="00841BBC">
      <w:pPr>
        <w:jc w:val="center"/>
        <w:rPr>
          <w:rFonts w:ascii="Arial" w:hAnsi="Arial" w:cs="Arial"/>
        </w:rPr>
      </w:pPr>
    </w:p>
    <w:p w:rsidR="00F14BB2" w:rsidRPr="00913F30" w:rsidRDefault="00F14BB2" w:rsidP="00841BBC">
      <w:pPr>
        <w:jc w:val="center"/>
        <w:rPr>
          <w:rFonts w:ascii="Arial" w:hAnsi="Arial" w:cs="Arial"/>
        </w:rPr>
      </w:pPr>
    </w:p>
    <w:p w:rsidR="00F14BB2" w:rsidRPr="00913F30" w:rsidRDefault="00F14BB2" w:rsidP="00841BBC">
      <w:pPr>
        <w:jc w:val="center"/>
        <w:rPr>
          <w:rFonts w:ascii="Arial" w:hAnsi="Arial" w:cs="Arial"/>
        </w:rPr>
      </w:pPr>
    </w:p>
    <w:p w:rsidR="00FC155E" w:rsidRPr="00913F30" w:rsidRDefault="00417D1F" w:rsidP="00FC155E">
      <w:pPr>
        <w:pStyle w:val="Heading1"/>
        <w:jc w:val="center"/>
        <w:rPr>
          <w:rStyle w:val="TitleChar"/>
          <w:rFonts w:ascii="Arial" w:hAnsi="Arial" w:cs="Arial"/>
        </w:rPr>
      </w:pPr>
      <w:bookmarkStart w:id="37" w:name="_Toc467491114"/>
      <w:r w:rsidRPr="00913F30">
        <w:rPr>
          <w:rStyle w:val="TitleChar"/>
          <w:rFonts w:ascii="Arial" w:hAnsi="Arial" w:cs="Arial"/>
        </w:rPr>
        <w:t>Anexo</w:t>
      </w:r>
      <w:r w:rsidR="00FC155E" w:rsidRPr="00913F30">
        <w:rPr>
          <w:rStyle w:val="TitleChar"/>
          <w:rFonts w:ascii="Arial" w:hAnsi="Arial" w:cs="Arial"/>
        </w:rPr>
        <w:t xml:space="preserve"> 5</w:t>
      </w:r>
      <w:bookmarkEnd w:id="37"/>
    </w:p>
    <w:p w:rsidR="00FC155E" w:rsidRPr="00913F30" w:rsidRDefault="003324A6" w:rsidP="00FC155E">
      <w:pPr>
        <w:pStyle w:val="Heading2"/>
        <w:jc w:val="center"/>
        <w:rPr>
          <w:rFonts w:ascii="Arial" w:hAnsi="Arial" w:cs="Arial"/>
        </w:rPr>
      </w:pPr>
      <w:bookmarkStart w:id="38" w:name="_Toc467491115"/>
      <w:r w:rsidRPr="00913F30">
        <w:rPr>
          <w:rFonts w:ascii="Arial" w:hAnsi="Arial" w:cs="Arial"/>
        </w:rPr>
        <w:t>Productos Atlassian</w:t>
      </w:r>
      <w:bookmarkEnd w:id="38"/>
    </w:p>
    <w:p w:rsidR="003324A6" w:rsidRPr="00913F30" w:rsidRDefault="003324A6" w:rsidP="003324A6">
      <w:pPr>
        <w:rPr>
          <w:rFonts w:ascii="Arial" w:hAnsi="Arial" w:cs="Arial"/>
        </w:rPr>
      </w:pPr>
    </w:p>
    <w:p w:rsidR="003324A6" w:rsidRPr="00913F30" w:rsidRDefault="003324A6" w:rsidP="003324A6">
      <w:pPr>
        <w:jc w:val="both"/>
        <w:rPr>
          <w:rFonts w:ascii="Arial" w:hAnsi="Arial" w:cs="Arial"/>
        </w:rPr>
      </w:pPr>
      <w:r w:rsidRPr="00913F30">
        <w:rPr>
          <w:rFonts w:ascii="Arial" w:hAnsi="Arial" w:cs="Arial"/>
          <w:b/>
        </w:rPr>
        <w:t>Atlassian</w:t>
      </w:r>
      <w:r w:rsidR="003859FC" w:rsidRPr="00913F30">
        <w:rPr>
          <w:rFonts w:ascii="Arial" w:hAnsi="Arial" w:cs="Arial"/>
          <w:b/>
        </w:rPr>
        <w:t>:</w:t>
      </w:r>
      <w:r w:rsidRPr="00913F30">
        <w:rPr>
          <w:rFonts w:ascii="Arial" w:hAnsi="Arial" w:cs="Arial"/>
          <w:b/>
        </w:rPr>
        <w:t xml:space="preserve"> </w:t>
      </w:r>
      <w:r w:rsidRPr="00913F30">
        <w:rPr>
          <w:rFonts w:ascii="Arial" w:hAnsi="Arial" w:cs="Arial"/>
        </w:rPr>
        <w:t>es una empresa de software con sede en Australia que crea productos para empresas y desarrolladores de software, entre sus productos se encuentra JIRA, Bitbucket, Bamboo, Confluence entre otros, destinados para el apoyo de construcción de software.</w:t>
      </w:r>
    </w:p>
    <w:p w:rsidR="00FC155E" w:rsidRPr="00913F30" w:rsidRDefault="00FC155E" w:rsidP="00FC155E">
      <w:pPr>
        <w:rPr>
          <w:rFonts w:ascii="Arial" w:hAnsi="Arial" w:cs="Arial"/>
        </w:rPr>
      </w:pPr>
    </w:p>
    <w:p w:rsidR="003324A6" w:rsidRPr="00913F30" w:rsidRDefault="003324A6" w:rsidP="003324A6">
      <w:pPr>
        <w:jc w:val="both"/>
        <w:rPr>
          <w:rFonts w:ascii="Arial" w:hAnsi="Arial" w:cs="Arial"/>
        </w:rPr>
      </w:pPr>
      <w:r w:rsidRPr="00913F30">
        <w:rPr>
          <w:rFonts w:ascii="Arial" w:hAnsi="Arial" w:cs="Arial"/>
          <w:b/>
        </w:rPr>
        <w:t>JIRA</w:t>
      </w:r>
      <w:r w:rsidR="003859FC" w:rsidRPr="00913F30">
        <w:rPr>
          <w:rFonts w:ascii="Arial" w:hAnsi="Arial" w:cs="Arial"/>
          <w:b/>
        </w:rPr>
        <w:t xml:space="preserve">: </w:t>
      </w:r>
      <w:r w:rsidRPr="00913F30">
        <w:rPr>
          <w:rFonts w:ascii="Arial" w:hAnsi="Arial" w:cs="Arial"/>
        </w:rPr>
        <w:t>Herramienta que permite gestionar proyectos de software ya sea siguiendo metodologías como Scrum o Kanban. De igual manera, posee una plantilla de gestión de proyecto para desarrollo de software básico.</w:t>
      </w:r>
    </w:p>
    <w:p w:rsidR="003324A6" w:rsidRPr="00913F30" w:rsidRDefault="003324A6" w:rsidP="003324A6">
      <w:pPr>
        <w:jc w:val="both"/>
        <w:rPr>
          <w:rFonts w:ascii="Arial" w:hAnsi="Arial" w:cs="Arial"/>
        </w:rPr>
      </w:pPr>
      <w:r w:rsidRPr="00913F30">
        <w:rPr>
          <w:rFonts w:ascii="Arial" w:hAnsi="Arial" w:cs="Arial"/>
        </w:rPr>
        <w:t>Dentro de cada proyecto, se encuentran un conjunto de actividades que pueden ser mapeadas al proceso de desarrollo que se esté manejando. Por defecto Jira trae 5 tipos:</w:t>
      </w:r>
    </w:p>
    <w:p w:rsidR="003324A6" w:rsidRPr="00913F30" w:rsidRDefault="003324A6" w:rsidP="003324A6">
      <w:pPr>
        <w:pStyle w:val="ListParagraph"/>
        <w:numPr>
          <w:ilvl w:val="0"/>
          <w:numId w:val="24"/>
        </w:numPr>
        <w:jc w:val="both"/>
        <w:rPr>
          <w:rFonts w:ascii="Arial" w:hAnsi="Arial" w:cs="Arial"/>
        </w:rPr>
      </w:pPr>
      <w:r w:rsidRPr="00913F30">
        <w:rPr>
          <w:rFonts w:ascii="Arial" w:hAnsi="Arial" w:cs="Arial"/>
        </w:rPr>
        <w:t>Épica: Requerimiento macro que puede abarcar otros requerimientos relacionados</w:t>
      </w:r>
    </w:p>
    <w:p w:rsidR="003324A6" w:rsidRPr="00913F30" w:rsidRDefault="003324A6" w:rsidP="003324A6">
      <w:pPr>
        <w:pStyle w:val="ListParagraph"/>
        <w:numPr>
          <w:ilvl w:val="0"/>
          <w:numId w:val="24"/>
        </w:numPr>
        <w:jc w:val="both"/>
        <w:rPr>
          <w:rFonts w:ascii="Arial" w:hAnsi="Arial" w:cs="Arial"/>
        </w:rPr>
      </w:pPr>
      <w:r w:rsidRPr="00913F30">
        <w:rPr>
          <w:rFonts w:ascii="Arial" w:hAnsi="Arial" w:cs="Arial"/>
        </w:rPr>
        <w:t>Historia: Requerimiento unitario que puede ser integrado a una Ëpica</w:t>
      </w:r>
    </w:p>
    <w:p w:rsidR="003324A6" w:rsidRPr="00913F30" w:rsidRDefault="003324A6" w:rsidP="003324A6">
      <w:pPr>
        <w:pStyle w:val="ListParagraph"/>
        <w:numPr>
          <w:ilvl w:val="0"/>
          <w:numId w:val="24"/>
        </w:numPr>
        <w:jc w:val="both"/>
        <w:rPr>
          <w:rFonts w:ascii="Arial" w:hAnsi="Arial" w:cs="Arial"/>
        </w:rPr>
      </w:pPr>
      <w:r w:rsidRPr="00913F30">
        <w:rPr>
          <w:rFonts w:ascii="Arial" w:hAnsi="Arial" w:cs="Arial"/>
        </w:rPr>
        <w:t>Tarea: Funcionalidad de cada requerimiento, una tarea solo puede estar relacionada a una Historia</w:t>
      </w:r>
    </w:p>
    <w:p w:rsidR="003324A6" w:rsidRPr="00913F30" w:rsidRDefault="003324A6" w:rsidP="003324A6">
      <w:pPr>
        <w:pStyle w:val="ListParagraph"/>
        <w:numPr>
          <w:ilvl w:val="0"/>
          <w:numId w:val="24"/>
        </w:numPr>
        <w:jc w:val="both"/>
        <w:rPr>
          <w:rFonts w:ascii="Arial" w:hAnsi="Arial" w:cs="Arial"/>
        </w:rPr>
      </w:pPr>
      <w:r w:rsidRPr="00913F30">
        <w:rPr>
          <w:rFonts w:ascii="Arial" w:hAnsi="Arial" w:cs="Arial"/>
        </w:rPr>
        <w:t>Error: Defecto o incidencia detectada en el proceso de software</w:t>
      </w:r>
    </w:p>
    <w:p w:rsidR="003324A6" w:rsidRPr="00913F30" w:rsidRDefault="003324A6" w:rsidP="003324A6">
      <w:pPr>
        <w:pStyle w:val="ListParagraph"/>
        <w:numPr>
          <w:ilvl w:val="0"/>
          <w:numId w:val="24"/>
        </w:numPr>
        <w:jc w:val="both"/>
        <w:rPr>
          <w:rFonts w:ascii="Arial" w:hAnsi="Arial" w:cs="Arial"/>
        </w:rPr>
      </w:pPr>
      <w:r w:rsidRPr="00913F30">
        <w:rPr>
          <w:rFonts w:ascii="Arial" w:hAnsi="Arial" w:cs="Arial"/>
        </w:rPr>
        <w:t>Subtarea: Actividad requerida para cumplir con la funcionalidad o Tarea</w:t>
      </w:r>
    </w:p>
    <w:p w:rsidR="003324A6" w:rsidRPr="00913F30" w:rsidRDefault="003324A6" w:rsidP="003324A6">
      <w:pPr>
        <w:jc w:val="both"/>
        <w:rPr>
          <w:rFonts w:ascii="Arial" w:hAnsi="Arial" w:cs="Arial"/>
        </w:rPr>
      </w:pPr>
      <w:r w:rsidRPr="00913F30">
        <w:rPr>
          <w:rFonts w:ascii="Arial" w:hAnsi="Arial" w:cs="Arial"/>
        </w:rPr>
        <w:t>A cada actividad se puede asignar niveles de prioridad, el cual indica su importancia en el proyecto. A continuación, se relacionan los niveles que trae por defecto:</w:t>
      </w:r>
    </w:p>
    <w:p w:rsidR="003324A6" w:rsidRPr="00913F30" w:rsidRDefault="003324A6" w:rsidP="003324A6">
      <w:pPr>
        <w:pStyle w:val="ListParagraph"/>
        <w:numPr>
          <w:ilvl w:val="0"/>
          <w:numId w:val="25"/>
        </w:numPr>
        <w:jc w:val="both"/>
        <w:rPr>
          <w:rFonts w:ascii="Arial" w:hAnsi="Arial" w:cs="Arial"/>
        </w:rPr>
      </w:pPr>
      <w:r w:rsidRPr="00913F30">
        <w:rPr>
          <w:rFonts w:ascii="Arial" w:hAnsi="Arial" w:cs="Arial"/>
        </w:rPr>
        <w:t>Highest: Nivel que indica que hay un problema bloqueando el proceso</w:t>
      </w:r>
    </w:p>
    <w:p w:rsidR="003324A6" w:rsidRPr="00913F30" w:rsidRDefault="003324A6" w:rsidP="003324A6">
      <w:pPr>
        <w:pStyle w:val="ListParagraph"/>
        <w:numPr>
          <w:ilvl w:val="0"/>
          <w:numId w:val="25"/>
        </w:numPr>
        <w:jc w:val="both"/>
        <w:rPr>
          <w:rFonts w:ascii="Arial" w:hAnsi="Arial" w:cs="Arial"/>
        </w:rPr>
      </w:pPr>
      <w:r w:rsidRPr="00913F30">
        <w:rPr>
          <w:rFonts w:ascii="Arial" w:hAnsi="Arial" w:cs="Arial"/>
        </w:rPr>
        <w:t xml:space="preserve">High: Nivel que indica un posible bloqueante al proceso </w:t>
      </w:r>
    </w:p>
    <w:p w:rsidR="003324A6" w:rsidRPr="00913F30" w:rsidRDefault="003324A6" w:rsidP="003324A6">
      <w:pPr>
        <w:pStyle w:val="ListParagraph"/>
        <w:numPr>
          <w:ilvl w:val="0"/>
          <w:numId w:val="25"/>
        </w:numPr>
        <w:jc w:val="both"/>
        <w:rPr>
          <w:rFonts w:ascii="Arial" w:hAnsi="Arial" w:cs="Arial"/>
        </w:rPr>
      </w:pPr>
      <w:r w:rsidRPr="00913F30">
        <w:rPr>
          <w:rFonts w:ascii="Arial" w:hAnsi="Arial" w:cs="Arial"/>
        </w:rPr>
        <w:t>Medium: Nivel que indica una potencial afectación al proceso</w:t>
      </w:r>
    </w:p>
    <w:p w:rsidR="003324A6" w:rsidRPr="00913F30" w:rsidRDefault="003324A6" w:rsidP="003324A6">
      <w:pPr>
        <w:pStyle w:val="ListParagraph"/>
        <w:numPr>
          <w:ilvl w:val="0"/>
          <w:numId w:val="25"/>
        </w:numPr>
        <w:jc w:val="both"/>
        <w:rPr>
          <w:rFonts w:ascii="Arial" w:hAnsi="Arial" w:cs="Arial"/>
        </w:rPr>
      </w:pPr>
      <w:r w:rsidRPr="00913F30">
        <w:rPr>
          <w:rFonts w:ascii="Arial" w:hAnsi="Arial" w:cs="Arial"/>
        </w:rPr>
        <w:t>Low: Nivel que indica un problema menor</w:t>
      </w:r>
    </w:p>
    <w:p w:rsidR="003324A6" w:rsidRPr="00913F30" w:rsidRDefault="003324A6" w:rsidP="003324A6">
      <w:pPr>
        <w:pStyle w:val="ListParagraph"/>
        <w:numPr>
          <w:ilvl w:val="0"/>
          <w:numId w:val="25"/>
        </w:numPr>
        <w:jc w:val="both"/>
        <w:rPr>
          <w:rFonts w:ascii="Arial" w:hAnsi="Arial" w:cs="Arial"/>
        </w:rPr>
      </w:pPr>
      <w:r w:rsidRPr="00913F30">
        <w:rPr>
          <w:rFonts w:ascii="Arial" w:hAnsi="Arial" w:cs="Arial"/>
        </w:rPr>
        <w:t>Lowest: Nivel que indica un problema pequeño que no impacta el proceso</w:t>
      </w:r>
    </w:p>
    <w:p w:rsidR="003324A6" w:rsidRPr="00913F30" w:rsidRDefault="003324A6" w:rsidP="003324A6">
      <w:pPr>
        <w:jc w:val="both"/>
        <w:rPr>
          <w:rFonts w:ascii="Arial" w:hAnsi="Arial" w:cs="Arial"/>
        </w:rPr>
      </w:pPr>
      <w:r w:rsidRPr="00913F30">
        <w:rPr>
          <w:rFonts w:ascii="Arial" w:hAnsi="Arial" w:cs="Arial"/>
        </w:rPr>
        <w:t>De igual manera, a cada actividad se puede asignar estados, los cuales pueden ser configurables de acuerdo al proceso implementado en cada compañía. Para esto, es necesario crear flujos de trabajo que puede tener cada actividad. Un flujo de trabajo se compone de estado y transiciones, cada transición es en una sola vía y los estados pueden ser configurados de acuerdo a las necesidades de la compañía.</w:t>
      </w:r>
    </w:p>
    <w:p w:rsidR="003324A6" w:rsidRPr="00913F30" w:rsidRDefault="003324A6" w:rsidP="003324A6">
      <w:pPr>
        <w:jc w:val="both"/>
        <w:rPr>
          <w:rFonts w:ascii="Arial" w:hAnsi="Arial" w:cs="Arial"/>
        </w:rPr>
      </w:pPr>
      <w:r w:rsidRPr="00913F30">
        <w:rPr>
          <w:rFonts w:ascii="Arial" w:hAnsi="Arial" w:cs="Arial"/>
        </w:rPr>
        <w:t xml:space="preserve">Una vez se tenga configurada la herramienta, cada usuario tiene un rol en el proceso de software, el cual una vez la actividad sea asignada, se notificará al usuario y este a su vez tendrá una vista </w:t>
      </w:r>
      <w:r w:rsidRPr="00913F30">
        <w:rPr>
          <w:rFonts w:ascii="Arial" w:hAnsi="Arial" w:cs="Arial"/>
        </w:rPr>
        <w:lastRenderedPageBreak/>
        <w:t>de sus tareas por completar, cuando una actividad sea finalizada, se puede contabilizar el tiempo invertido en la misma con el fin de conocer el rendimiento del proyecto.</w:t>
      </w:r>
    </w:p>
    <w:p w:rsidR="003324A6" w:rsidRPr="00913F30" w:rsidRDefault="003324A6" w:rsidP="003324A6">
      <w:pPr>
        <w:jc w:val="both"/>
        <w:rPr>
          <w:rFonts w:ascii="Arial" w:hAnsi="Arial" w:cs="Arial"/>
        </w:rPr>
      </w:pPr>
      <w:r w:rsidRPr="00913F30">
        <w:rPr>
          <w:rFonts w:ascii="Arial" w:hAnsi="Arial" w:cs="Arial"/>
        </w:rPr>
        <w:t>Adicionalmente, Jira posee una serie de informes que permiten a los usuarios conocer el estado del proyecto, dentro de los informes encontramos; Grafica de trabajo restante, reporte de Sprint, grafica de velocidad entre otros</w:t>
      </w:r>
    </w:p>
    <w:p w:rsidR="003324A6" w:rsidRPr="00913F30" w:rsidRDefault="003324A6" w:rsidP="003324A6">
      <w:pPr>
        <w:jc w:val="both"/>
        <w:rPr>
          <w:rFonts w:ascii="Arial" w:hAnsi="Arial" w:cs="Arial"/>
        </w:rPr>
      </w:pPr>
      <w:r w:rsidRPr="00913F30">
        <w:rPr>
          <w:rFonts w:ascii="Arial" w:hAnsi="Arial" w:cs="Arial"/>
        </w:rPr>
        <w:t>Por último, Jira tiene la posibilidad de integrar otros productos de su casa m</w:t>
      </w:r>
      <w:r w:rsidR="003859FC" w:rsidRPr="00913F30">
        <w:rPr>
          <w:rFonts w:ascii="Arial" w:hAnsi="Arial" w:cs="Arial"/>
        </w:rPr>
        <w:t>a</w:t>
      </w:r>
      <w:r w:rsidRPr="00913F30">
        <w:rPr>
          <w:rFonts w:ascii="Arial" w:hAnsi="Arial" w:cs="Arial"/>
        </w:rPr>
        <w:t>triz Atlassian, como por ejemplo Bamboo (Integración continua) y Confluence (Gestor documental)</w:t>
      </w:r>
    </w:p>
    <w:p w:rsidR="00F14BB2" w:rsidRPr="00913F30" w:rsidRDefault="00F14BB2" w:rsidP="00F14BB2">
      <w:pPr>
        <w:rPr>
          <w:rFonts w:ascii="Arial" w:hAnsi="Arial" w:cs="Arial"/>
        </w:rPr>
      </w:pPr>
    </w:p>
    <w:p w:rsidR="00EF4624" w:rsidRPr="00913F30" w:rsidRDefault="00EF4624" w:rsidP="00EF4624">
      <w:pPr>
        <w:pStyle w:val="Heading1"/>
        <w:jc w:val="center"/>
        <w:rPr>
          <w:rStyle w:val="TitleChar"/>
          <w:rFonts w:ascii="Arial" w:hAnsi="Arial" w:cs="Arial"/>
        </w:rPr>
      </w:pPr>
      <w:bookmarkStart w:id="39" w:name="_Toc467491116"/>
      <w:r w:rsidRPr="00913F30">
        <w:rPr>
          <w:rStyle w:val="TitleChar"/>
          <w:rFonts w:ascii="Arial" w:hAnsi="Arial" w:cs="Arial"/>
        </w:rPr>
        <w:t xml:space="preserve">Anexo </w:t>
      </w:r>
      <w:r w:rsidR="00F9799C" w:rsidRPr="00913F30">
        <w:rPr>
          <w:rStyle w:val="TitleChar"/>
          <w:rFonts w:ascii="Arial" w:hAnsi="Arial" w:cs="Arial"/>
        </w:rPr>
        <w:t>6</w:t>
      </w:r>
      <w:bookmarkEnd w:id="39"/>
    </w:p>
    <w:p w:rsidR="00EF4624" w:rsidRPr="00913F30" w:rsidRDefault="00EF4624" w:rsidP="00EF4624">
      <w:pPr>
        <w:pStyle w:val="Heading2"/>
        <w:jc w:val="center"/>
        <w:rPr>
          <w:rFonts w:ascii="Arial" w:hAnsi="Arial" w:cs="Arial"/>
        </w:rPr>
      </w:pPr>
      <w:bookmarkStart w:id="40" w:name="_Toc467491117"/>
      <w:r w:rsidRPr="00913F30">
        <w:rPr>
          <w:rFonts w:ascii="Arial" w:hAnsi="Arial" w:cs="Arial"/>
        </w:rPr>
        <w:t>Monitoreo y Performance</w:t>
      </w:r>
      <w:bookmarkEnd w:id="40"/>
    </w:p>
    <w:p w:rsidR="006D6CB3" w:rsidRPr="00913F30" w:rsidRDefault="006D6CB3" w:rsidP="006D6CB3">
      <w:pPr>
        <w:rPr>
          <w:rFonts w:ascii="Arial" w:hAnsi="Arial" w:cs="Arial"/>
        </w:rPr>
      </w:pPr>
    </w:p>
    <w:p w:rsidR="00FF26E5" w:rsidRPr="00913F30" w:rsidRDefault="00FF26E5" w:rsidP="00FF26E5">
      <w:pPr>
        <w:jc w:val="both"/>
        <w:rPr>
          <w:rFonts w:ascii="Arial" w:hAnsi="Arial" w:cs="Arial"/>
        </w:rPr>
      </w:pPr>
      <w:r w:rsidRPr="00913F30">
        <w:rPr>
          <w:rFonts w:ascii="Arial" w:hAnsi="Arial" w:cs="Arial"/>
        </w:rPr>
        <w:t>El objetivo de las </w:t>
      </w:r>
      <w:hyperlink r:id="rId26" w:anchor="term_prestaciones" w:history="1">
        <w:r w:rsidRPr="00913F30">
          <w:rPr>
            <w:rFonts w:ascii="Arial" w:hAnsi="Arial" w:cs="Arial"/>
          </w:rPr>
          <w:t>pruebas de rendimiento</w:t>
        </w:r>
      </w:hyperlink>
      <w:r w:rsidRPr="00913F30">
        <w:rPr>
          <w:rFonts w:ascii="Arial" w:hAnsi="Arial" w:cs="Arial"/>
        </w:rPr>
        <w:t> (performance testing) es simular el comportamiento de una aplicación o sistema cuando sobre él actúan de manera concurrente un número elevado de usuarios.</w:t>
      </w:r>
    </w:p>
    <w:p w:rsidR="00FF26E5" w:rsidRPr="00913F30" w:rsidRDefault="00FF26E5" w:rsidP="00FF26E5">
      <w:pPr>
        <w:jc w:val="both"/>
        <w:rPr>
          <w:rFonts w:ascii="Arial" w:hAnsi="Arial" w:cs="Arial"/>
        </w:rPr>
      </w:pPr>
      <w:r w:rsidRPr="00913F30">
        <w:rPr>
          <w:rFonts w:ascii="Arial" w:hAnsi="Arial" w:cs="Arial"/>
        </w:rPr>
        <w:t xml:space="preserve">El propio objetivo de las pruebas obliga a disponer de algún tipo de herramienta que permita "inyectar" la actividad de cientos o miles de usuarios y además obtenga los indicadores de rendimiento (tiempos de respuesta, transacciones/hora, consumo de recursos, </w:t>
      </w:r>
      <w:r w:rsidR="008D2161" w:rsidRPr="00913F30">
        <w:rPr>
          <w:rFonts w:ascii="Arial" w:hAnsi="Arial" w:cs="Arial"/>
        </w:rPr>
        <w:t>etc.</w:t>
      </w:r>
      <w:r w:rsidRPr="00913F30">
        <w:rPr>
          <w:rFonts w:ascii="Arial" w:hAnsi="Arial" w:cs="Arial"/>
        </w:rPr>
        <w:t>)</w:t>
      </w:r>
    </w:p>
    <w:p w:rsidR="00FF26E5" w:rsidRPr="00913F30" w:rsidRDefault="00FF26E5" w:rsidP="00FF26E5">
      <w:pPr>
        <w:jc w:val="both"/>
        <w:rPr>
          <w:rFonts w:ascii="Arial" w:hAnsi="Arial" w:cs="Arial"/>
        </w:rPr>
      </w:pPr>
      <w:r w:rsidRPr="00913F30">
        <w:rPr>
          <w:rFonts w:ascii="Arial" w:hAnsi="Arial" w:cs="Arial"/>
        </w:rPr>
        <w:t>Existen multitud de herramientas que permiten realizar pruebas de carga. Para realizar una selección adecuada debemos fijar unos criterios de evaluación que nos permita seleccionar una herramienta que se adapte a nuestras necesidades y presupuesto.</w:t>
      </w:r>
    </w:p>
    <w:p w:rsidR="008D2161" w:rsidRPr="00913F30" w:rsidRDefault="008D2161" w:rsidP="00FF26E5">
      <w:pPr>
        <w:jc w:val="both"/>
        <w:rPr>
          <w:rFonts w:ascii="Arial" w:hAnsi="Arial" w:cs="Arial"/>
        </w:rPr>
      </w:pPr>
      <w:r w:rsidRPr="00913F30">
        <w:rPr>
          <w:rFonts w:ascii="Arial" w:hAnsi="Arial" w:cs="Arial"/>
        </w:rPr>
        <w:t>Los puntos a tener en cuenta para la selección de este tipo de herramientas son</w:t>
      </w:r>
    </w:p>
    <w:p w:rsidR="003646F0" w:rsidRPr="00913F30" w:rsidRDefault="008D2161" w:rsidP="003646F0">
      <w:pPr>
        <w:pStyle w:val="ListParagraph"/>
        <w:numPr>
          <w:ilvl w:val="0"/>
          <w:numId w:val="30"/>
        </w:numPr>
        <w:rPr>
          <w:rFonts w:ascii="Arial" w:hAnsi="Arial" w:cs="Arial"/>
        </w:rPr>
      </w:pPr>
      <w:r w:rsidRPr="00913F30">
        <w:rPr>
          <w:rFonts w:ascii="Arial" w:hAnsi="Arial" w:cs="Arial"/>
        </w:rPr>
        <w:t>Protocolos/Productos de las aplicaciones bajo pruebas</w:t>
      </w:r>
    </w:p>
    <w:p w:rsidR="008D2161" w:rsidRPr="00913F30" w:rsidRDefault="008D2161" w:rsidP="003646F0">
      <w:pPr>
        <w:pStyle w:val="ListParagraph"/>
        <w:numPr>
          <w:ilvl w:val="0"/>
          <w:numId w:val="30"/>
        </w:numPr>
        <w:rPr>
          <w:rFonts w:ascii="Arial" w:hAnsi="Arial" w:cs="Arial"/>
        </w:rPr>
      </w:pPr>
      <w:r w:rsidRPr="00913F30">
        <w:rPr>
          <w:rFonts w:ascii="Arial" w:hAnsi="Arial" w:cs="Arial"/>
        </w:rPr>
        <w:t xml:space="preserve">Número de usuarios </w:t>
      </w:r>
      <w:r w:rsidR="003646F0" w:rsidRPr="00913F30">
        <w:rPr>
          <w:rFonts w:ascii="Arial" w:hAnsi="Arial" w:cs="Arial"/>
        </w:rPr>
        <w:t>concurrentes a soportar</w:t>
      </w:r>
    </w:p>
    <w:p w:rsidR="008D2161" w:rsidRPr="00913F30" w:rsidRDefault="008D2161" w:rsidP="003646F0">
      <w:pPr>
        <w:pStyle w:val="ListParagraph"/>
        <w:numPr>
          <w:ilvl w:val="0"/>
          <w:numId w:val="30"/>
        </w:numPr>
        <w:jc w:val="both"/>
        <w:rPr>
          <w:rFonts w:ascii="Arial" w:hAnsi="Arial" w:cs="Arial"/>
        </w:rPr>
      </w:pPr>
      <w:r w:rsidRPr="00913F30">
        <w:rPr>
          <w:rFonts w:ascii="Arial" w:hAnsi="Arial" w:cs="Arial"/>
        </w:rPr>
        <w:t>Infraestructura</w:t>
      </w:r>
      <w:r w:rsidR="003646F0" w:rsidRPr="00913F30">
        <w:rPr>
          <w:rFonts w:ascii="Arial" w:hAnsi="Arial" w:cs="Arial"/>
        </w:rPr>
        <w:t xml:space="preserve"> que soportara la </w:t>
      </w:r>
      <w:r w:rsidR="00FF30B1" w:rsidRPr="00913F30">
        <w:rPr>
          <w:rFonts w:ascii="Arial" w:hAnsi="Arial" w:cs="Arial"/>
        </w:rPr>
        <w:t>solución</w:t>
      </w:r>
    </w:p>
    <w:p w:rsidR="00FF30B1" w:rsidRPr="00913F30" w:rsidRDefault="00FF30B1" w:rsidP="00FF30B1">
      <w:pPr>
        <w:jc w:val="both"/>
        <w:rPr>
          <w:rFonts w:ascii="Arial" w:hAnsi="Arial" w:cs="Arial"/>
        </w:rPr>
      </w:pPr>
      <w:r w:rsidRPr="00913F30">
        <w:rPr>
          <w:rFonts w:ascii="Arial" w:hAnsi="Arial" w:cs="Arial"/>
        </w:rPr>
        <w:t>Los tipos de herramientas que ofrece el mercado se dividen en Comerciales y No comerciales, a continuación, un listado de herramientas que pueden ser aplicadas:</w:t>
      </w:r>
    </w:p>
    <w:p w:rsidR="00FF30B1" w:rsidRPr="00913F30" w:rsidRDefault="00FF30B1" w:rsidP="00FF30B1">
      <w:pPr>
        <w:jc w:val="both"/>
        <w:rPr>
          <w:rFonts w:ascii="Arial" w:hAnsi="Arial" w:cs="Arial"/>
        </w:rPr>
      </w:pPr>
      <w:r w:rsidRPr="00913F30">
        <w:rPr>
          <w:rFonts w:ascii="Arial" w:hAnsi="Arial" w:cs="Arial"/>
        </w:rPr>
        <w:t>Open source:</w:t>
      </w:r>
    </w:p>
    <w:p w:rsidR="00FF30B1" w:rsidRPr="00913F30" w:rsidRDefault="00FF30B1" w:rsidP="00FF30B1">
      <w:pPr>
        <w:pStyle w:val="ListParagraph"/>
        <w:numPr>
          <w:ilvl w:val="0"/>
          <w:numId w:val="36"/>
        </w:numPr>
        <w:rPr>
          <w:rFonts w:ascii="Arial" w:hAnsi="Arial" w:cs="Arial"/>
          <w:lang w:val="en-US"/>
        </w:rPr>
      </w:pPr>
      <w:r w:rsidRPr="00913F30">
        <w:rPr>
          <w:rFonts w:ascii="Arial" w:hAnsi="Arial" w:cs="Arial"/>
          <w:lang w:val="en-US"/>
        </w:rPr>
        <w:t xml:space="preserve">FunkLoad </w:t>
      </w:r>
    </w:p>
    <w:p w:rsidR="00FF30B1" w:rsidRPr="00913F30" w:rsidRDefault="00FF30B1" w:rsidP="00FF30B1">
      <w:pPr>
        <w:pStyle w:val="ListParagraph"/>
        <w:numPr>
          <w:ilvl w:val="0"/>
          <w:numId w:val="36"/>
        </w:numPr>
        <w:rPr>
          <w:rFonts w:ascii="Arial" w:hAnsi="Arial" w:cs="Arial"/>
          <w:lang w:val="en-US"/>
        </w:rPr>
      </w:pPr>
      <w:r w:rsidRPr="00913F30">
        <w:rPr>
          <w:rFonts w:ascii="Arial" w:hAnsi="Arial" w:cs="Arial"/>
          <w:lang w:val="en-US"/>
        </w:rPr>
        <w:t xml:space="preserve">FWPTT load testing  </w:t>
      </w:r>
    </w:p>
    <w:p w:rsidR="00FF30B1" w:rsidRPr="00913F30" w:rsidRDefault="00FF30B1" w:rsidP="00FF30B1">
      <w:pPr>
        <w:pStyle w:val="ListParagraph"/>
        <w:numPr>
          <w:ilvl w:val="0"/>
          <w:numId w:val="36"/>
        </w:numPr>
        <w:rPr>
          <w:rFonts w:ascii="Arial" w:hAnsi="Arial" w:cs="Arial"/>
          <w:color w:val="000000" w:themeColor="text1"/>
          <w:lang w:val="en-US"/>
        </w:rPr>
      </w:pPr>
      <w:r w:rsidRPr="00913F30">
        <w:rPr>
          <w:rFonts w:ascii="Arial" w:hAnsi="Arial" w:cs="Arial"/>
          <w:color w:val="000000" w:themeColor="text1"/>
          <w:lang w:val="en-US"/>
        </w:rPr>
        <w:t xml:space="preserve">loadUI </w:t>
      </w:r>
    </w:p>
    <w:p w:rsidR="008D2161" w:rsidRPr="00913F30" w:rsidRDefault="00FF30B1" w:rsidP="00FF30B1">
      <w:pPr>
        <w:pStyle w:val="ListParagraph"/>
        <w:numPr>
          <w:ilvl w:val="0"/>
          <w:numId w:val="36"/>
        </w:numPr>
        <w:rPr>
          <w:rFonts w:ascii="Arial" w:hAnsi="Arial" w:cs="Arial"/>
          <w:lang w:val="en-US"/>
        </w:rPr>
      </w:pPr>
      <w:r w:rsidRPr="00913F30">
        <w:rPr>
          <w:rFonts w:ascii="Arial" w:hAnsi="Arial" w:cs="Arial"/>
          <w:lang w:val="en-US"/>
        </w:rPr>
        <w:t xml:space="preserve">jmeter </w:t>
      </w:r>
    </w:p>
    <w:p w:rsidR="00FF30B1" w:rsidRPr="00913F30" w:rsidRDefault="00FF30B1" w:rsidP="00FF30B1">
      <w:pPr>
        <w:rPr>
          <w:rFonts w:ascii="Arial" w:hAnsi="Arial" w:cs="Arial"/>
          <w:lang w:val="en-US"/>
        </w:rPr>
      </w:pPr>
      <w:r w:rsidRPr="00913F30">
        <w:rPr>
          <w:rFonts w:ascii="Arial" w:hAnsi="Arial" w:cs="Arial"/>
          <w:lang w:val="en-US"/>
        </w:rPr>
        <w:t>Comerciales:</w:t>
      </w:r>
    </w:p>
    <w:p w:rsidR="00FF30B1" w:rsidRPr="00913F30" w:rsidRDefault="00FF30B1" w:rsidP="00FF30B1">
      <w:pPr>
        <w:pStyle w:val="ListParagraph"/>
        <w:numPr>
          <w:ilvl w:val="0"/>
          <w:numId w:val="38"/>
        </w:numPr>
        <w:rPr>
          <w:rFonts w:ascii="Arial" w:hAnsi="Arial" w:cs="Arial"/>
          <w:lang w:val="en-US"/>
        </w:rPr>
      </w:pPr>
      <w:r w:rsidRPr="00913F30">
        <w:rPr>
          <w:rFonts w:ascii="Arial" w:hAnsi="Arial" w:cs="Arial"/>
          <w:lang w:val="en-US"/>
        </w:rPr>
        <w:lastRenderedPageBreak/>
        <w:t xml:space="preserve">SilkPerformer </w:t>
      </w:r>
    </w:p>
    <w:p w:rsidR="00FF30B1" w:rsidRPr="00913F30" w:rsidRDefault="00FF30B1" w:rsidP="00FF30B1">
      <w:pPr>
        <w:pStyle w:val="ListParagraph"/>
        <w:numPr>
          <w:ilvl w:val="0"/>
          <w:numId w:val="38"/>
        </w:numPr>
        <w:rPr>
          <w:rFonts w:ascii="Arial" w:hAnsi="Arial" w:cs="Arial"/>
          <w:lang w:val="en-US"/>
        </w:rPr>
      </w:pPr>
      <w:r w:rsidRPr="00913F30">
        <w:rPr>
          <w:rFonts w:ascii="Arial" w:hAnsi="Arial" w:cs="Arial"/>
          <w:lang w:val="en-US"/>
        </w:rPr>
        <w:t>HP LoadRunner</w:t>
      </w:r>
    </w:p>
    <w:p w:rsidR="00FF30B1" w:rsidRPr="00913F30" w:rsidRDefault="00FF30B1" w:rsidP="00FF30B1">
      <w:pPr>
        <w:pStyle w:val="ListParagraph"/>
        <w:numPr>
          <w:ilvl w:val="0"/>
          <w:numId w:val="38"/>
        </w:numPr>
        <w:rPr>
          <w:rFonts w:ascii="Arial" w:hAnsi="Arial" w:cs="Arial"/>
          <w:lang w:val="en-US"/>
        </w:rPr>
      </w:pPr>
      <w:r w:rsidRPr="00913F30">
        <w:rPr>
          <w:rFonts w:ascii="Arial" w:hAnsi="Arial" w:cs="Arial"/>
          <w:lang w:val="en-US"/>
        </w:rPr>
        <w:t>LoadStorm</w:t>
      </w:r>
    </w:p>
    <w:p w:rsidR="00FF30B1" w:rsidRPr="00913F30" w:rsidRDefault="00FF30B1" w:rsidP="00FF30B1">
      <w:pPr>
        <w:pStyle w:val="ListParagraph"/>
        <w:numPr>
          <w:ilvl w:val="0"/>
          <w:numId w:val="38"/>
        </w:numPr>
        <w:rPr>
          <w:rFonts w:ascii="Arial" w:hAnsi="Arial" w:cs="Arial"/>
          <w:lang w:val="en-US"/>
        </w:rPr>
      </w:pPr>
      <w:r w:rsidRPr="00913F30">
        <w:rPr>
          <w:rFonts w:ascii="Arial" w:hAnsi="Arial" w:cs="Arial"/>
          <w:lang w:val="en-US"/>
        </w:rPr>
        <w:t>NeoLoad</w:t>
      </w:r>
    </w:p>
    <w:p w:rsidR="00FF30B1" w:rsidRPr="00913F30" w:rsidRDefault="00FF30B1" w:rsidP="00FF30B1">
      <w:pPr>
        <w:pStyle w:val="ListParagraph"/>
        <w:numPr>
          <w:ilvl w:val="0"/>
          <w:numId w:val="38"/>
        </w:numPr>
        <w:rPr>
          <w:rFonts w:ascii="Arial" w:hAnsi="Arial" w:cs="Arial"/>
          <w:lang w:val="en-US"/>
        </w:rPr>
      </w:pPr>
      <w:r w:rsidRPr="00913F30">
        <w:rPr>
          <w:rFonts w:ascii="Arial" w:hAnsi="Arial" w:cs="Arial"/>
          <w:lang w:val="en-US"/>
        </w:rPr>
        <w:t>WebLOAD Professional</w:t>
      </w:r>
    </w:p>
    <w:p w:rsidR="00FF30B1" w:rsidRPr="00913F30" w:rsidRDefault="00FF30B1" w:rsidP="00FF30B1">
      <w:pPr>
        <w:pStyle w:val="ListParagraph"/>
        <w:numPr>
          <w:ilvl w:val="0"/>
          <w:numId w:val="38"/>
        </w:numPr>
        <w:rPr>
          <w:rFonts w:ascii="Arial" w:hAnsi="Arial" w:cs="Arial"/>
          <w:lang w:val="en-US"/>
        </w:rPr>
      </w:pPr>
      <w:r w:rsidRPr="00913F30">
        <w:rPr>
          <w:rFonts w:ascii="Arial" w:hAnsi="Arial" w:cs="Arial"/>
          <w:lang w:val="en-US"/>
        </w:rPr>
        <w:t>Forecast</w:t>
      </w:r>
    </w:p>
    <w:p w:rsidR="00FF30B1" w:rsidRPr="00913F30" w:rsidRDefault="00FF30B1" w:rsidP="00FF30B1">
      <w:pPr>
        <w:pStyle w:val="ListParagraph"/>
        <w:numPr>
          <w:ilvl w:val="0"/>
          <w:numId w:val="38"/>
        </w:numPr>
        <w:rPr>
          <w:rFonts w:ascii="Arial" w:hAnsi="Arial" w:cs="Arial"/>
          <w:lang w:val="en-US"/>
        </w:rPr>
      </w:pPr>
      <w:r w:rsidRPr="00913F30">
        <w:rPr>
          <w:rFonts w:ascii="Arial" w:hAnsi="Arial" w:cs="Arial"/>
          <w:lang w:val="en-US"/>
        </w:rPr>
        <w:t>ANTS – Advanced .NET Testing System</w:t>
      </w:r>
    </w:p>
    <w:p w:rsidR="00FF30B1" w:rsidRPr="00913F30" w:rsidRDefault="00FF30B1" w:rsidP="00FF30B1">
      <w:pPr>
        <w:pStyle w:val="ListParagraph"/>
        <w:numPr>
          <w:ilvl w:val="0"/>
          <w:numId w:val="38"/>
        </w:numPr>
        <w:rPr>
          <w:rFonts w:ascii="Arial" w:hAnsi="Arial" w:cs="Arial"/>
          <w:lang w:val="en-US"/>
        </w:rPr>
      </w:pPr>
      <w:r w:rsidRPr="00913F30">
        <w:rPr>
          <w:rFonts w:ascii="Arial" w:hAnsi="Arial" w:cs="Arial"/>
          <w:lang w:val="en-US"/>
        </w:rPr>
        <w:t>Webserver Stress Tool</w:t>
      </w:r>
    </w:p>
    <w:p w:rsidR="00FF30B1" w:rsidRPr="00913F30" w:rsidRDefault="00FF30B1" w:rsidP="00FF30B1">
      <w:pPr>
        <w:pStyle w:val="ListParagraph"/>
        <w:numPr>
          <w:ilvl w:val="0"/>
          <w:numId w:val="38"/>
        </w:numPr>
        <w:rPr>
          <w:rFonts w:ascii="Arial" w:hAnsi="Arial" w:cs="Arial"/>
          <w:lang w:val="en-US"/>
        </w:rPr>
      </w:pPr>
      <w:r w:rsidRPr="00913F30">
        <w:rPr>
          <w:rFonts w:ascii="Arial" w:hAnsi="Arial" w:cs="Arial"/>
          <w:lang w:val="en-US"/>
        </w:rPr>
        <w:t>Load Impact</w:t>
      </w:r>
    </w:p>
    <w:p w:rsidR="00DA5792" w:rsidRPr="00913F30" w:rsidRDefault="00DA5792" w:rsidP="00DA5792">
      <w:pPr>
        <w:rPr>
          <w:rFonts w:ascii="Arial" w:hAnsi="Arial" w:cs="Arial"/>
          <w:lang w:val="en-US"/>
        </w:rPr>
      </w:pPr>
    </w:p>
    <w:p w:rsidR="00B80B5B" w:rsidRPr="00913F30" w:rsidRDefault="00DA5792" w:rsidP="00C770A8">
      <w:pPr>
        <w:jc w:val="both"/>
        <w:rPr>
          <w:rFonts w:ascii="Arial" w:hAnsi="Arial" w:cs="Arial"/>
        </w:rPr>
      </w:pPr>
      <w:r w:rsidRPr="00913F30">
        <w:rPr>
          <w:rFonts w:ascii="Arial" w:hAnsi="Arial" w:cs="Arial"/>
          <w:b/>
        </w:rPr>
        <w:t>SilkPerformer</w:t>
      </w:r>
      <w:r w:rsidR="00B80B5B" w:rsidRPr="00913F30">
        <w:rPr>
          <w:rFonts w:ascii="Arial" w:hAnsi="Arial" w:cs="Arial"/>
        </w:rPr>
        <w:t xml:space="preserve">: Hace parte de la suite de funcionalidades de la </w:t>
      </w:r>
      <w:r w:rsidR="000C3D8A" w:rsidRPr="00913F30">
        <w:rPr>
          <w:rFonts w:ascii="Arial" w:hAnsi="Arial" w:cs="Arial"/>
        </w:rPr>
        <w:t>marca SILLK</w:t>
      </w:r>
      <w:r w:rsidR="00B80B5B" w:rsidRPr="00913F30">
        <w:rPr>
          <w:rFonts w:ascii="Arial" w:hAnsi="Arial" w:cs="Arial"/>
        </w:rPr>
        <w:t xml:space="preserve"> Borlan la cual esta </w:t>
      </w:r>
      <w:r w:rsidR="00C770A8" w:rsidRPr="00913F30">
        <w:rPr>
          <w:rFonts w:ascii="Arial" w:hAnsi="Arial" w:cs="Arial"/>
        </w:rPr>
        <w:t>diseñando</w:t>
      </w:r>
      <w:r w:rsidR="009A783A" w:rsidRPr="00913F30">
        <w:rPr>
          <w:rFonts w:ascii="Arial" w:hAnsi="Arial" w:cs="Arial"/>
        </w:rPr>
        <w:t xml:space="preserve"> </w:t>
      </w:r>
      <w:r w:rsidR="00B80B5B" w:rsidRPr="00913F30">
        <w:rPr>
          <w:rFonts w:ascii="Arial" w:hAnsi="Arial" w:cs="Arial"/>
        </w:rPr>
        <w:t>y destinada para cub</w:t>
      </w:r>
      <w:r w:rsidR="00C770A8" w:rsidRPr="00913F30">
        <w:rPr>
          <w:rFonts w:ascii="Arial" w:hAnsi="Arial" w:cs="Arial"/>
        </w:rPr>
        <w:t>rir las necesidades de pruebas de estrés y carga para las aplicaciones móviles y web</w:t>
      </w:r>
      <w:r w:rsidR="00B80B5B" w:rsidRPr="00913F30">
        <w:rPr>
          <w:rFonts w:ascii="Arial" w:hAnsi="Arial" w:cs="Arial"/>
        </w:rPr>
        <w:t>.</w:t>
      </w:r>
    </w:p>
    <w:p w:rsidR="002728B5" w:rsidRPr="00913F30" w:rsidRDefault="002728B5" w:rsidP="00DA5792">
      <w:pPr>
        <w:rPr>
          <w:rFonts w:ascii="Arial" w:hAnsi="Arial" w:cs="Arial"/>
        </w:rPr>
      </w:pPr>
      <w:r w:rsidRPr="00913F30">
        <w:rPr>
          <w:rFonts w:ascii="Arial" w:hAnsi="Arial" w:cs="Arial"/>
        </w:rPr>
        <w:t>para tener un punto de comparación con respecto al monitoreo de herramientas usadas en Tigo para monitoreo como lo es SolarWins, es importante listar que NO es SilkPerformer:</w:t>
      </w:r>
    </w:p>
    <w:p w:rsidR="002728B5" w:rsidRPr="00913F30" w:rsidRDefault="002728B5" w:rsidP="002728B5">
      <w:pPr>
        <w:pStyle w:val="ListParagraph"/>
        <w:numPr>
          <w:ilvl w:val="0"/>
          <w:numId w:val="40"/>
        </w:numPr>
        <w:rPr>
          <w:rFonts w:ascii="Arial" w:hAnsi="Arial" w:cs="Arial"/>
        </w:rPr>
      </w:pPr>
      <w:r w:rsidRPr="00913F30">
        <w:rPr>
          <w:rFonts w:ascii="Arial" w:hAnsi="Arial" w:cs="Arial"/>
        </w:rPr>
        <w:t>Herramienta de monitoreo de infraestructura</w:t>
      </w:r>
    </w:p>
    <w:p w:rsidR="002728B5" w:rsidRPr="00913F30" w:rsidRDefault="002728B5" w:rsidP="002728B5">
      <w:pPr>
        <w:pStyle w:val="ListParagraph"/>
        <w:numPr>
          <w:ilvl w:val="0"/>
          <w:numId w:val="40"/>
        </w:numPr>
        <w:rPr>
          <w:rFonts w:ascii="Arial" w:hAnsi="Arial" w:cs="Arial"/>
        </w:rPr>
      </w:pPr>
      <w:r w:rsidRPr="00913F30">
        <w:rPr>
          <w:rFonts w:ascii="Arial" w:hAnsi="Arial" w:cs="Arial"/>
        </w:rPr>
        <w:t>Herramienta de monitoreo de red</w:t>
      </w:r>
    </w:p>
    <w:p w:rsidR="002728B5" w:rsidRPr="00913F30" w:rsidRDefault="002728B5" w:rsidP="002728B5">
      <w:pPr>
        <w:pStyle w:val="ListParagraph"/>
        <w:numPr>
          <w:ilvl w:val="0"/>
          <w:numId w:val="40"/>
        </w:numPr>
        <w:rPr>
          <w:rFonts w:ascii="Arial" w:hAnsi="Arial" w:cs="Arial"/>
        </w:rPr>
      </w:pPr>
      <w:r w:rsidRPr="00913F30">
        <w:rPr>
          <w:rFonts w:ascii="Arial" w:hAnsi="Arial" w:cs="Arial"/>
        </w:rPr>
        <w:t>Indicador de desempeño de servidores</w:t>
      </w:r>
    </w:p>
    <w:p w:rsidR="002728B5" w:rsidRPr="00913F30" w:rsidRDefault="002728B5" w:rsidP="002728B5">
      <w:pPr>
        <w:pStyle w:val="ListParagraph"/>
        <w:numPr>
          <w:ilvl w:val="0"/>
          <w:numId w:val="40"/>
        </w:numPr>
        <w:rPr>
          <w:rFonts w:ascii="Arial" w:hAnsi="Arial" w:cs="Arial"/>
        </w:rPr>
      </w:pPr>
      <w:r w:rsidRPr="00913F30">
        <w:rPr>
          <w:rFonts w:ascii="Arial" w:hAnsi="Arial" w:cs="Arial"/>
        </w:rPr>
        <w:t>Indicador de desempeño de red ni servicios</w:t>
      </w:r>
    </w:p>
    <w:p w:rsidR="002728B5" w:rsidRPr="00913F30" w:rsidRDefault="00EE504C" w:rsidP="002728B5">
      <w:pPr>
        <w:pStyle w:val="ListParagraph"/>
        <w:numPr>
          <w:ilvl w:val="0"/>
          <w:numId w:val="40"/>
        </w:numPr>
        <w:rPr>
          <w:rFonts w:ascii="Arial" w:hAnsi="Arial" w:cs="Arial"/>
        </w:rPr>
      </w:pPr>
      <w:r w:rsidRPr="00913F30">
        <w:rPr>
          <w:rFonts w:ascii="Arial" w:hAnsi="Arial" w:cs="Arial"/>
        </w:rPr>
        <w:t xml:space="preserve">Herramienta de gestión de infraestructura </w:t>
      </w:r>
    </w:p>
    <w:p w:rsidR="00EE504C" w:rsidRPr="00913F30" w:rsidRDefault="00EE504C" w:rsidP="002728B5">
      <w:pPr>
        <w:pStyle w:val="ListParagraph"/>
        <w:numPr>
          <w:ilvl w:val="0"/>
          <w:numId w:val="40"/>
        </w:numPr>
        <w:rPr>
          <w:rFonts w:ascii="Arial" w:hAnsi="Arial" w:cs="Arial"/>
        </w:rPr>
      </w:pPr>
      <w:r w:rsidRPr="00913F30">
        <w:rPr>
          <w:rFonts w:ascii="Arial" w:hAnsi="Arial" w:cs="Arial"/>
        </w:rPr>
        <w:t>Administración de base de datos</w:t>
      </w:r>
    </w:p>
    <w:p w:rsidR="00EE504C" w:rsidRPr="00913F30" w:rsidRDefault="00EE504C" w:rsidP="002728B5">
      <w:pPr>
        <w:pStyle w:val="ListParagraph"/>
        <w:numPr>
          <w:ilvl w:val="0"/>
          <w:numId w:val="40"/>
        </w:numPr>
        <w:rPr>
          <w:rFonts w:ascii="Arial" w:hAnsi="Arial" w:cs="Arial"/>
        </w:rPr>
      </w:pPr>
      <w:r w:rsidRPr="00913F30">
        <w:rPr>
          <w:rFonts w:ascii="Arial" w:hAnsi="Arial" w:cs="Arial"/>
        </w:rPr>
        <w:t>Herramienta de Soporte y asistencia técnica</w:t>
      </w:r>
    </w:p>
    <w:p w:rsidR="00EE504C" w:rsidRPr="00913F30" w:rsidRDefault="002B0FF3" w:rsidP="002728B5">
      <w:pPr>
        <w:pStyle w:val="ListParagraph"/>
        <w:numPr>
          <w:ilvl w:val="0"/>
          <w:numId w:val="40"/>
        </w:numPr>
        <w:rPr>
          <w:rFonts w:ascii="Arial" w:hAnsi="Arial" w:cs="Arial"/>
        </w:rPr>
      </w:pPr>
      <w:r w:rsidRPr="00913F30">
        <w:rPr>
          <w:rFonts w:ascii="Arial" w:hAnsi="Arial" w:cs="Arial"/>
        </w:rPr>
        <w:t>Administrador de logs.</w:t>
      </w:r>
    </w:p>
    <w:p w:rsidR="000C3D8A" w:rsidRPr="00913F30" w:rsidRDefault="000C3D8A" w:rsidP="000C3D8A">
      <w:pPr>
        <w:jc w:val="both"/>
        <w:rPr>
          <w:rFonts w:ascii="Arial" w:hAnsi="Arial" w:cs="Arial"/>
        </w:rPr>
      </w:pPr>
      <w:r w:rsidRPr="00913F30">
        <w:rPr>
          <w:rFonts w:ascii="Arial" w:hAnsi="Arial" w:cs="Arial"/>
        </w:rPr>
        <w:t>Con el objetivo de dar un análisis correcto y coherente se define que las herramientas SolarWins y SilkPerformer no tienen punto de comparación ya que una es utilizada para la parte de infraestructura y la otra se utiliza en la gestión de proyectos de desarrollo de software.</w:t>
      </w:r>
    </w:p>
    <w:p w:rsidR="00AC2846" w:rsidRPr="00913F30" w:rsidRDefault="00AC2846" w:rsidP="00AC2846">
      <w:pPr>
        <w:rPr>
          <w:rFonts w:ascii="Arial" w:hAnsi="Arial" w:cs="Arial"/>
        </w:rPr>
      </w:pPr>
      <w:r w:rsidRPr="00913F30">
        <w:rPr>
          <w:rFonts w:ascii="Arial" w:hAnsi="Arial" w:cs="Arial"/>
        </w:rPr>
        <w:t>Teniendo en cuenta los puntos de que no es SilkPerformer, podemos brindar una definición de para que nos es útil esta herramienta.</w:t>
      </w:r>
    </w:p>
    <w:p w:rsidR="00AC2846" w:rsidRPr="00913F30" w:rsidRDefault="00AC2846" w:rsidP="00AC2846">
      <w:pPr>
        <w:pStyle w:val="ListParagraph"/>
        <w:numPr>
          <w:ilvl w:val="0"/>
          <w:numId w:val="42"/>
        </w:numPr>
        <w:rPr>
          <w:rFonts w:ascii="Arial" w:hAnsi="Arial" w:cs="Arial"/>
        </w:rPr>
      </w:pPr>
      <w:r w:rsidRPr="00913F30">
        <w:rPr>
          <w:rFonts w:ascii="Arial" w:hAnsi="Arial" w:cs="Arial"/>
        </w:rPr>
        <w:t>Pruebas de performance las cuales permiten conocer y mitigar los riesgos relacionados con el mal desempeño de las aplicaciones en los entornos de producción y realizar las correcciones necesarias antes de salir al mercado.</w:t>
      </w:r>
      <w:r w:rsidRPr="00913F30">
        <w:rPr>
          <w:rFonts w:ascii="Arial" w:hAnsi="Arial" w:cs="Arial"/>
        </w:rPr>
        <w:tab/>
      </w:r>
    </w:p>
    <w:p w:rsidR="00AC2846" w:rsidRPr="00913F30" w:rsidRDefault="00AC2846" w:rsidP="00AC2846">
      <w:pPr>
        <w:pStyle w:val="ListParagraph"/>
        <w:numPr>
          <w:ilvl w:val="0"/>
          <w:numId w:val="42"/>
        </w:numPr>
        <w:rPr>
          <w:rFonts w:ascii="Arial" w:hAnsi="Arial" w:cs="Arial"/>
        </w:rPr>
      </w:pPr>
      <w:r w:rsidRPr="00913F30">
        <w:rPr>
          <w:rFonts w:ascii="Arial" w:hAnsi="Arial" w:cs="Arial"/>
        </w:rPr>
        <w:t>Se cuantifica la capacidad de la infraestructura, se validan los requerimientos de performance, la escalabilidad de las plataformas y del sistema a probar.</w:t>
      </w:r>
    </w:p>
    <w:p w:rsidR="00AC2846" w:rsidRPr="00913F30" w:rsidRDefault="00AC2846" w:rsidP="00AC2846">
      <w:pPr>
        <w:pStyle w:val="ListParagraph"/>
        <w:numPr>
          <w:ilvl w:val="0"/>
          <w:numId w:val="42"/>
        </w:numPr>
        <w:rPr>
          <w:rFonts w:ascii="Arial" w:hAnsi="Arial" w:cs="Arial"/>
        </w:rPr>
      </w:pPr>
      <w:r w:rsidRPr="00913F30">
        <w:rPr>
          <w:rFonts w:ascii="Arial" w:hAnsi="Arial" w:cs="Arial"/>
        </w:rPr>
        <w:t>Asimismo, puede saber si es suficiente el hardware para soportar el nivel propuesto de transacciones y qué expectativa de crecimiento soporta.</w:t>
      </w:r>
    </w:p>
    <w:p w:rsidR="00331BB8" w:rsidRPr="00913F30" w:rsidRDefault="00331BB8" w:rsidP="00AC2846">
      <w:pPr>
        <w:pStyle w:val="ListParagraph"/>
        <w:numPr>
          <w:ilvl w:val="0"/>
          <w:numId w:val="42"/>
        </w:numPr>
        <w:rPr>
          <w:rFonts w:ascii="Arial" w:hAnsi="Arial" w:cs="Arial"/>
        </w:rPr>
      </w:pPr>
      <w:r w:rsidRPr="00913F30">
        <w:rPr>
          <w:rFonts w:ascii="Arial" w:hAnsi="Arial" w:cs="Arial"/>
        </w:rPr>
        <w:t>Simular los escenarios de pruebas a nivel de red (red móvil, inalámbrica y con cables) y sus diferentes comportamientos</w:t>
      </w:r>
    </w:p>
    <w:p w:rsidR="00331BB8" w:rsidRPr="00913F30" w:rsidRDefault="00331BB8" w:rsidP="00AC2846">
      <w:pPr>
        <w:pStyle w:val="ListParagraph"/>
        <w:numPr>
          <w:ilvl w:val="0"/>
          <w:numId w:val="42"/>
        </w:numPr>
        <w:rPr>
          <w:rFonts w:ascii="Arial" w:hAnsi="Arial" w:cs="Arial"/>
        </w:rPr>
      </w:pPr>
      <w:r w:rsidRPr="00913F30">
        <w:rPr>
          <w:rFonts w:ascii="Arial" w:hAnsi="Arial" w:cs="Arial"/>
        </w:rPr>
        <w:t>Permite hacer pruebas de carga y estrés a las tecnologías web y móviles.</w:t>
      </w:r>
    </w:p>
    <w:p w:rsidR="00AC2846" w:rsidRPr="00913F30" w:rsidRDefault="00331BB8" w:rsidP="0064736F">
      <w:pPr>
        <w:pStyle w:val="ListParagraph"/>
        <w:numPr>
          <w:ilvl w:val="0"/>
          <w:numId w:val="42"/>
        </w:numPr>
        <w:rPr>
          <w:rFonts w:ascii="Arial" w:hAnsi="Arial" w:cs="Arial"/>
        </w:rPr>
      </w:pPr>
      <w:r w:rsidRPr="00913F30">
        <w:rPr>
          <w:rFonts w:ascii="Arial" w:hAnsi="Arial" w:cs="Arial"/>
        </w:rPr>
        <w:lastRenderedPageBreak/>
        <w:t>Simula la velocidad de ancho de banda en móvil, como EDGE, 3G y 4G.</w:t>
      </w:r>
    </w:p>
    <w:p w:rsidR="00AC2846" w:rsidRPr="00913F30" w:rsidRDefault="00AC2846" w:rsidP="00AC2846">
      <w:pPr>
        <w:rPr>
          <w:rFonts w:ascii="Arial" w:hAnsi="Arial" w:cs="Arial"/>
        </w:rPr>
      </w:pPr>
    </w:p>
    <w:p w:rsidR="00AC2846" w:rsidRPr="00913F30" w:rsidRDefault="00AC2846" w:rsidP="00AC2846">
      <w:pPr>
        <w:pStyle w:val="ListParagraph"/>
        <w:rPr>
          <w:rFonts w:ascii="Arial" w:hAnsi="Arial" w:cs="Arial"/>
        </w:rPr>
      </w:pPr>
    </w:p>
    <w:p w:rsidR="002728B5" w:rsidRPr="00913F30" w:rsidRDefault="00F21504" w:rsidP="00F21504">
      <w:pPr>
        <w:jc w:val="both"/>
        <w:rPr>
          <w:rFonts w:ascii="Arial" w:hAnsi="Arial" w:cs="Arial"/>
        </w:rPr>
      </w:pPr>
      <w:r w:rsidRPr="00913F30">
        <w:rPr>
          <w:rFonts w:ascii="Arial" w:hAnsi="Arial" w:cs="Arial"/>
        </w:rPr>
        <w:t>Las herramientas más usadas en el mercado de la gestión de pruebas de rendimiento de software son LoadRunner de HP y SilkPerformer de borlan</w:t>
      </w:r>
      <w:r w:rsidRPr="00913F30">
        <w:rPr>
          <w:rFonts w:ascii="Arial" w:hAnsi="Arial" w:cs="Arial"/>
          <w:b/>
        </w:rPr>
        <w:t xml:space="preserve">, </w:t>
      </w:r>
      <w:r w:rsidRPr="00913F30">
        <w:rPr>
          <w:rFonts w:ascii="Arial" w:hAnsi="Arial" w:cs="Arial"/>
        </w:rPr>
        <w:t>en este momento Tigo a probado y utiliza en su operación es SilkPerformer, con esta premisa se realizó un análisis general de comparación de estas dos herramientas con el fin de tener puntos de comparación visibles:</w:t>
      </w:r>
    </w:p>
    <w:tbl>
      <w:tblPr>
        <w:tblW w:w="5000" w:type="pct"/>
        <w:tblCellMar>
          <w:left w:w="70" w:type="dxa"/>
          <w:right w:w="70" w:type="dxa"/>
        </w:tblCellMar>
        <w:tblLook w:val="04A0" w:firstRow="1" w:lastRow="0" w:firstColumn="1" w:lastColumn="0" w:noHBand="0" w:noVBand="1"/>
      </w:tblPr>
      <w:tblGrid>
        <w:gridCol w:w="3719"/>
        <w:gridCol w:w="3354"/>
        <w:gridCol w:w="2277"/>
      </w:tblGrid>
      <w:tr w:rsidR="00F814F2" w:rsidRPr="00913F30" w:rsidTr="00561648">
        <w:trPr>
          <w:trHeight w:val="525"/>
        </w:trPr>
        <w:tc>
          <w:tcPr>
            <w:tcW w:w="178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21504" w:rsidRPr="00913F30" w:rsidRDefault="00F21504" w:rsidP="00F21504">
            <w:pPr>
              <w:spacing w:after="0" w:line="240" w:lineRule="auto"/>
              <w:rPr>
                <w:rFonts w:ascii="Arial" w:eastAsia="Times New Roman" w:hAnsi="Arial" w:cs="Arial"/>
                <w:color w:val="000000"/>
                <w:sz w:val="40"/>
                <w:szCs w:val="40"/>
                <w:lang w:eastAsia="es-CO"/>
              </w:rPr>
            </w:pPr>
            <w:r w:rsidRPr="00913F30">
              <w:rPr>
                <w:rFonts w:ascii="Arial" w:eastAsia="Times New Roman" w:hAnsi="Arial" w:cs="Arial"/>
                <w:color w:val="000000"/>
                <w:sz w:val="40"/>
                <w:szCs w:val="40"/>
                <w:lang w:eastAsia="es-CO"/>
              </w:rPr>
              <w:t>Funcionalidades requeridas</w:t>
            </w:r>
          </w:p>
        </w:tc>
        <w:tc>
          <w:tcPr>
            <w:tcW w:w="3218" w:type="pct"/>
            <w:gridSpan w:val="2"/>
            <w:tcBorders>
              <w:top w:val="single" w:sz="4" w:space="0" w:color="auto"/>
              <w:left w:val="nil"/>
              <w:bottom w:val="single" w:sz="4" w:space="0" w:color="auto"/>
              <w:right w:val="single" w:sz="4" w:space="0" w:color="auto"/>
            </w:tcBorders>
            <w:shd w:val="clear" w:color="auto" w:fill="auto"/>
            <w:noWrap/>
            <w:vAlign w:val="bottom"/>
            <w:hideMark/>
          </w:tcPr>
          <w:p w:rsidR="00F21504" w:rsidRPr="00913F30" w:rsidRDefault="00F21504" w:rsidP="00F21504">
            <w:pPr>
              <w:spacing w:after="0" w:line="240" w:lineRule="auto"/>
              <w:jc w:val="center"/>
              <w:rPr>
                <w:rFonts w:ascii="Arial" w:eastAsia="Times New Roman" w:hAnsi="Arial" w:cs="Arial"/>
                <w:color w:val="000000"/>
                <w:sz w:val="40"/>
                <w:szCs w:val="40"/>
                <w:lang w:eastAsia="es-CO"/>
              </w:rPr>
            </w:pPr>
            <w:r w:rsidRPr="00913F30">
              <w:rPr>
                <w:rFonts w:ascii="Arial" w:eastAsia="Times New Roman" w:hAnsi="Arial" w:cs="Arial"/>
                <w:color w:val="000000"/>
                <w:sz w:val="40"/>
                <w:szCs w:val="40"/>
                <w:lang w:eastAsia="es-CO"/>
              </w:rPr>
              <w:t>16</w:t>
            </w:r>
          </w:p>
        </w:tc>
      </w:tr>
      <w:tr w:rsidR="00AA1CF5" w:rsidRPr="00913F30" w:rsidTr="00561648">
        <w:trPr>
          <w:trHeight w:val="300"/>
        </w:trPr>
        <w:tc>
          <w:tcPr>
            <w:tcW w:w="1782" w:type="pct"/>
            <w:tcBorders>
              <w:top w:val="single" w:sz="4" w:space="0" w:color="BFBFBF"/>
              <w:left w:val="single" w:sz="4" w:space="0" w:color="BFBFBF"/>
              <w:bottom w:val="single" w:sz="4" w:space="0" w:color="9BC2E6"/>
              <w:right w:val="nil"/>
            </w:tcBorders>
            <w:shd w:val="clear" w:color="000000" w:fill="44546A"/>
            <w:noWrap/>
            <w:vAlign w:val="center"/>
            <w:hideMark/>
          </w:tcPr>
          <w:p w:rsidR="00F21504" w:rsidRPr="00913F30" w:rsidRDefault="00F21504" w:rsidP="00F21504">
            <w:pPr>
              <w:spacing w:after="0" w:line="240" w:lineRule="auto"/>
              <w:jc w:val="center"/>
              <w:rPr>
                <w:rFonts w:ascii="Arial" w:eastAsia="Times New Roman" w:hAnsi="Arial" w:cs="Arial"/>
                <w:b/>
                <w:bCs/>
                <w:color w:val="FFFFFF"/>
                <w:lang w:eastAsia="es-CO"/>
              </w:rPr>
            </w:pPr>
            <w:r w:rsidRPr="00913F30">
              <w:rPr>
                <w:rFonts w:ascii="Arial" w:eastAsia="Times New Roman" w:hAnsi="Arial" w:cs="Arial"/>
                <w:b/>
                <w:bCs/>
                <w:color w:val="FFFFFF"/>
                <w:lang w:eastAsia="es-CO"/>
              </w:rPr>
              <w:t>Herramientas</w:t>
            </w:r>
          </w:p>
        </w:tc>
        <w:tc>
          <w:tcPr>
            <w:tcW w:w="1906" w:type="pct"/>
            <w:tcBorders>
              <w:top w:val="single" w:sz="4" w:space="0" w:color="BFBFBF"/>
              <w:left w:val="single" w:sz="4" w:space="0" w:color="BFBFBF"/>
              <w:bottom w:val="single" w:sz="4" w:space="0" w:color="9BC2E6"/>
              <w:right w:val="nil"/>
            </w:tcBorders>
            <w:shd w:val="clear" w:color="000000" w:fill="44546A"/>
            <w:noWrap/>
            <w:vAlign w:val="center"/>
            <w:hideMark/>
          </w:tcPr>
          <w:p w:rsidR="00F21504" w:rsidRPr="00913F30" w:rsidRDefault="00F21504" w:rsidP="00F21504">
            <w:pPr>
              <w:spacing w:after="0" w:line="240" w:lineRule="auto"/>
              <w:jc w:val="center"/>
              <w:rPr>
                <w:rFonts w:ascii="Arial" w:eastAsia="Times New Roman" w:hAnsi="Arial" w:cs="Arial"/>
                <w:b/>
                <w:bCs/>
                <w:color w:val="FFFFFF"/>
                <w:lang w:eastAsia="es-CO"/>
              </w:rPr>
            </w:pPr>
            <w:r w:rsidRPr="00913F30">
              <w:rPr>
                <w:rFonts w:ascii="Arial" w:eastAsia="Times New Roman" w:hAnsi="Arial" w:cs="Arial"/>
                <w:b/>
                <w:bCs/>
                <w:color w:val="FFFFFF"/>
                <w:lang w:eastAsia="es-CO"/>
              </w:rPr>
              <w:t>Cantidad funcionalidades con que cumple</w:t>
            </w:r>
          </w:p>
        </w:tc>
        <w:tc>
          <w:tcPr>
            <w:tcW w:w="1312" w:type="pct"/>
            <w:tcBorders>
              <w:top w:val="single" w:sz="4" w:space="0" w:color="BFBFBF"/>
              <w:left w:val="single" w:sz="4" w:space="0" w:color="BFBFBF"/>
              <w:bottom w:val="single" w:sz="4" w:space="0" w:color="9BC2E6"/>
              <w:right w:val="single" w:sz="4" w:space="0" w:color="9BC2E6"/>
            </w:tcBorders>
            <w:shd w:val="clear" w:color="000000" w:fill="44546A"/>
            <w:noWrap/>
            <w:vAlign w:val="center"/>
            <w:hideMark/>
          </w:tcPr>
          <w:p w:rsidR="00F21504" w:rsidRPr="00913F30" w:rsidRDefault="00F21504" w:rsidP="00F21504">
            <w:pPr>
              <w:spacing w:after="0" w:line="240" w:lineRule="auto"/>
              <w:jc w:val="center"/>
              <w:rPr>
                <w:rFonts w:ascii="Arial" w:eastAsia="Times New Roman" w:hAnsi="Arial" w:cs="Arial"/>
                <w:b/>
                <w:bCs/>
                <w:color w:val="FFFFFF"/>
                <w:lang w:eastAsia="es-CO"/>
              </w:rPr>
            </w:pPr>
            <w:r w:rsidRPr="00913F30">
              <w:rPr>
                <w:rFonts w:ascii="Arial" w:eastAsia="Times New Roman" w:hAnsi="Arial" w:cs="Arial"/>
                <w:b/>
                <w:bCs/>
                <w:color w:val="FFFFFF"/>
                <w:lang w:eastAsia="es-CO"/>
              </w:rPr>
              <w:t>Porcentaje de cumplimiento</w:t>
            </w:r>
          </w:p>
        </w:tc>
      </w:tr>
      <w:tr w:rsidR="00AA1CF5" w:rsidRPr="00913F30" w:rsidTr="00561648">
        <w:trPr>
          <w:trHeight w:val="315"/>
        </w:trPr>
        <w:tc>
          <w:tcPr>
            <w:tcW w:w="1782" w:type="pct"/>
            <w:tcBorders>
              <w:top w:val="single" w:sz="4" w:space="0" w:color="9BC2E6"/>
              <w:left w:val="single" w:sz="4" w:space="0" w:color="9BC2E6"/>
              <w:bottom w:val="single" w:sz="4" w:space="0" w:color="9BC2E6"/>
              <w:right w:val="nil"/>
            </w:tcBorders>
            <w:shd w:val="clear" w:color="DDEBF7" w:fill="DDEBF7"/>
            <w:vAlign w:val="center"/>
            <w:hideMark/>
          </w:tcPr>
          <w:p w:rsidR="00F21504" w:rsidRPr="00913F30" w:rsidRDefault="00F21504" w:rsidP="00F21504">
            <w:pPr>
              <w:spacing w:after="0" w:line="240" w:lineRule="auto"/>
              <w:rPr>
                <w:rFonts w:ascii="Arial" w:eastAsia="Times New Roman" w:hAnsi="Arial" w:cs="Arial"/>
                <w:color w:val="555555"/>
                <w:sz w:val="24"/>
                <w:szCs w:val="24"/>
                <w:lang w:eastAsia="es-CO"/>
              </w:rPr>
            </w:pPr>
            <w:r w:rsidRPr="00913F30">
              <w:rPr>
                <w:rFonts w:ascii="Arial" w:eastAsia="Times New Roman" w:hAnsi="Arial" w:cs="Arial"/>
                <w:color w:val="555555"/>
                <w:sz w:val="24"/>
                <w:szCs w:val="24"/>
                <w:lang w:eastAsia="es-CO"/>
              </w:rPr>
              <w:t>Silk</w:t>
            </w:r>
            <w:r w:rsidR="00561648" w:rsidRPr="00913F30">
              <w:rPr>
                <w:rFonts w:ascii="Arial" w:eastAsia="Times New Roman" w:hAnsi="Arial" w:cs="Arial"/>
                <w:color w:val="555555"/>
                <w:sz w:val="24"/>
                <w:szCs w:val="24"/>
                <w:lang w:eastAsia="es-CO"/>
              </w:rPr>
              <w:t xml:space="preserve"> </w:t>
            </w:r>
            <w:r w:rsidRPr="00913F30">
              <w:rPr>
                <w:rFonts w:ascii="Arial" w:eastAsia="Times New Roman" w:hAnsi="Arial" w:cs="Arial"/>
                <w:color w:val="555555"/>
                <w:sz w:val="24"/>
                <w:szCs w:val="24"/>
                <w:lang w:eastAsia="es-CO"/>
              </w:rPr>
              <w:t>Performer</w:t>
            </w:r>
          </w:p>
        </w:tc>
        <w:tc>
          <w:tcPr>
            <w:tcW w:w="1906" w:type="pct"/>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F21504" w:rsidRPr="00913F30" w:rsidRDefault="00F21504" w:rsidP="00F21504">
            <w:pPr>
              <w:spacing w:after="0" w:line="240" w:lineRule="auto"/>
              <w:jc w:val="right"/>
              <w:rPr>
                <w:rFonts w:ascii="Arial" w:eastAsia="Times New Roman" w:hAnsi="Arial" w:cs="Arial"/>
                <w:color w:val="000000"/>
                <w:lang w:eastAsia="es-CO"/>
              </w:rPr>
            </w:pPr>
            <w:r w:rsidRPr="00913F30">
              <w:rPr>
                <w:rFonts w:ascii="Arial" w:eastAsia="Times New Roman" w:hAnsi="Arial" w:cs="Arial"/>
                <w:color w:val="000000"/>
                <w:lang w:eastAsia="es-CO"/>
              </w:rPr>
              <w:t xml:space="preserve">11  </w:t>
            </w:r>
          </w:p>
        </w:tc>
        <w:tc>
          <w:tcPr>
            <w:tcW w:w="1312" w:type="pct"/>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F21504" w:rsidRPr="00913F30" w:rsidRDefault="00F21504" w:rsidP="00F21504">
            <w:pPr>
              <w:spacing w:after="0" w:line="240" w:lineRule="auto"/>
              <w:jc w:val="right"/>
              <w:rPr>
                <w:rFonts w:ascii="Arial" w:eastAsia="Times New Roman" w:hAnsi="Arial" w:cs="Arial"/>
                <w:color w:val="000000"/>
                <w:lang w:eastAsia="es-CO"/>
              </w:rPr>
            </w:pPr>
            <w:r w:rsidRPr="00913F30">
              <w:rPr>
                <w:rFonts w:ascii="Arial" w:eastAsia="Times New Roman" w:hAnsi="Arial" w:cs="Arial"/>
                <w:color w:val="000000"/>
                <w:lang w:eastAsia="es-CO"/>
              </w:rPr>
              <w:t>68.75%</w:t>
            </w:r>
          </w:p>
        </w:tc>
      </w:tr>
      <w:tr w:rsidR="00C6231B" w:rsidRPr="00913F30" w:rsidTr="00561648">
        <w:trPr>
          <w:trHeight w:val="315"/>
        </w:trPr>
        <w:tc>
          <w:tcPr>
            <w:tcW w:w="1782" w:type="pct"/>
            <w:tcBorders>
              <w:top w:val="single" w:sz="4" w:space="0" w:color="9BC2E6"/>
              <w:left w:val="single" w:sz="4" w:space="0" w:color="9BC2E6"/>
              <w:bottom w:val="single" w:sz="4" w:space="0" w:color="auto"/>
              <w:right w:val="nil"/>
            </w:tcBorders>
            <w:shd w:val="clear" w:color="auto" w:fill="auto"/>
            <w:vAlign w:val="center"/>
            <w:hideMark/>
          </w:tcPr>
          <w:p w:rsidR="00F21504" w:rsidRPr="00913F30" w:rsidRDefault="00F21504" w:rsidP="00F21504">
            <w:pPr>
              <w:spacing w:after="0" w:line="240" w:lineRule="auto"/>
              <w:rPr>
                <w:rFonts w:ascii="Arial" w:eastAsia="Times New Roman" w:hAnsi="Arial" w:cs="Arial"/>
                <w:color w:val="555555"/>
                <w:sz w:val="24"/>
                <w:szCs w:val="24"/>
                <w:lang w:eastAsia="es-CO"/>
              </w:rPr>
            </w:pPr>
            <w:r w:rsidRPr="00913F30">
              <w:rPr>
                <w:rFonts w:ascii="Arial" w:eastAsia="Times New Roman" w:hAnsi="Arial" w:cs="Arial"/>
                <w:color w:val="555555"/>
                <w:sz w:val="24"/>
                <w:szCs w:val="24"/>
                <w:lang w:eastAsia="es-CO"/>
              </w:rPr>
              <w:t>LoadRunner</w:t>
            </w:r>
          </w:p>
        </w:tc>
        <w:tc>
          <w:tcPr>
            <w:tcW w:w="190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21504" w:rsidRPr="00913F30" w:rsidRDefault="00F21504" w:rsidP="00F21504">
            <w:pPr>
              <w:spacing w:after="0" w:line="240" w:lineRule="auto"/>
              <w:jc w:val="right"/>
              <w:rPr>
                <w:rFonts w:ascii="Arial" w:eastAsia="Times New Roman" w:hAnsi="Arial" w:cs="Arial"/>
                <w:color w:val="000000"/>
                <w:lang w:eastAsia="es-CO"/>
              </w:rPr>
            </w:pPr>
            <w:r w:rsidRPr="00913F30">
              <w:rPr>
                <w:rFonts w:ascii="Arial" w:eastAsia="Times New Roman" w:hAnsi="Arial" w:cs="Arial"/>
                <w:color w:val="000000"/>
                <w:lang w:eastAsia="es-CO"/>
              </w:rPr>
              <w:t xml:space="preserve">13  </w:t>
            </w:r>
          </w:p>
        </w:tc>
        <w:tc>
          <w:tcPr>
            <w:tcW w:w="131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21504" w:rsidRPr="00913F30" w:rsidRDefault="00F21504" w:rsidP="00F21504">
            <w:pPr>
              <w:spacing w:after="0" w:line="240" w:lineRule="auto"/>
              <w:jc w:val="right"/>
              <w:rPr>
                <w:rFonts w:ascii="Arial" w:eastAsia="Times New Roman" w:hAnsi="Arial" w:cs="Arial"/>
                <w:color w:val="000000"/>
                <w:lang w:eastAsia="es-CO"/>
              </w:rPr>
            </w:pPr>
            <w:r w:rsidRPr="00913F30">
              <w:rPr>
                <w:rFonts w:ascii="Arial" w:eastAsia="Times New Roman" w:hAnsi="Arial" w:cs="Arial"/>
                <w:color w:val="000000"/>
                <w:lang w:eastAsia="es-CO"/>
              </w:rPr>
              <w:t>81.25%</w:t>
            </w:r>
          </w:p>
        </w:tc>
      </w:tr>
    </w:tbl>
    <w:p w:rsidR="00561648" w:rsidRPr="00913F30" w:rsidRDefault="00561648">
      <w:pPr>
        <w:rPr>
          <w:rFonts w:ascii="Arial" w:hAnsi="Arial" w:cs="Arial"/>
        </w:rPr>
      </w:pPr>
    </w:p>
    <w:p w:rsidR="00F814F2" w:rsidRPr="00913F30" w:rsidRDefault="003A7859">
      <w:pPr>
        <w:rPr>
          <w:rFonts w:ascii="Arial" w:hAnsi="Arial" w:cs="Arial"/>
        </w:rPr>
      </w:pPr>
      <w:r>
        <w:rPr>
          <w:noProof/>
          <w:lang w:eastAsia="es-CO"/>
        </w:rPr>
        <w:drawing>
          <wp:inline distT="0" distB="0" distL="0" distR="0" wp14:anchorId="48E21417" wp14:editId="46C35612">
            <wp:extent cx="5943600" cy="1621790"/>
            <wp:effectExtent l="0" t="0" r="0" b="1651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bookmarkStart w:id="41" w:name="_GoBack"/>
      <w:bookmarkEnd w:id="41"/>
      <w:r w:rsidR="00561648" w:rsidRPr="00913F30">
        <w:rPr>
          <w:rFonts w:ascii="Arial" w:hAnsi="Arial" w:cs="Arial"/>
        </w:rPr>
        <w:t xml:space="preserve"> </w:t>
      </w:r>
      <w:r w:rsidR="00F814F2" w:rsidRPr="00913F30">
        <w:rPr>
          <w:rFonts w:ascii="Arial" w:hAnsi="Arial" w:cs="Arial"/>
        </w:rPr>
        <w:br w:type="page"/>
      </w:r>
    </w:p>
    <w:tbl>
      <w:tblPr>
        <w:tblW w:w="4997" w:type="pct"/>
        <w:tblInd w:w="5" w:type="dxa"/>
        <w:tblCellMar>
          <w:left w:w="70" w:type="dxa"/>
          <w:right w:w="70" w:type="dxa"/>
        </w:tblCellMar>
        <w:tblLook w:val="04A0" w:firstRow="1" w:lastRow="0" w:firstColumn="1" w:lastColumn="0" w:noHBand="0" w:noVBand="1"/>
      </w:tblPr>
      <w:tblGrid>
        <w:gridCol w:w="3549"/>
        <w:gridCol w:w="132"/>
        <w:gridCol w:w="3691"/>
        <w:gridCol w:w="487"/>
        <w:gridCol w:w="1496"/>
      </w:tblGrid>
      <w:tr w:rsidR="00C6231B" w:rsidRPr="00913F30" w:rsidTr="00F814F2">
        <w:trPr>
          <w:trHeight w:val="300"/>
        </w:trPr>
        <w:tc>
          <w:tcPr>
            <w:tcW w:w="1704" w:type="pct"/>
            <w:tcBorders>
              <w:top w:val="nil"/>
              <w:left w:val="nil"/>
              <w:bottom w:val="nil"/>
              <w:right w:val="nil"/>
            </w:tcBorders>
            <w:shd w:val="clear" w:color="auto" w:fill="auto"/>
            <w:noWrap/>
            <w:vAlign w:val="bottom"/>
            <w:hideMark/>
          </w:tcPr>
          <w:p w:rsidR="00F21504" w:rsidRPr="00913F30" w:rsidRDefault="00F21504" w:rsidP="00F21504">
            <w:pPr>
              <w:spacing w:after="0" w:line="240" w:lineRule="auto"/>
              <w:rPr>
                <w:rFonts w:ascii="Arial" w:eastAsia="Times New Roman" w:hAnsi="Arial" w:cs="Arial"/>
                <w:sz w:val="20"/>
                <w:szCs w:val="20"/>
                <w:lang w:eastAsia="es-CO"/>
              </w:rPr>
            </w:pPr>
          </w:p>
        </w:tc>
        <w:tc>
          <w:tcPr>
            <w:tcW w:w="2421" w:type="pct"/>
            <w:gridSpan w:val="3"/>
            <w:tcBorders>
              <w:top w:val="nil"/>
              <w:left w:val="nil"/>
              <w:bottom w:val="nil"/>
              <w:right w:val="nil"/>
            </w:tcBorders>
            <w:shd w:val="clear" w:color="auto" w:fill="auto"/>
            <w:noWrap/>
            <w:vAlign w:val="bottom"/>
            <w:hideMark/>
          </w:tcPr>
          <w:p w:rsidR="00F21504" w:rsidRPr="00913F30" w:rsidRDefault="00F21504" w:rsidP="00F21504">
            <w:pPr>
              <w:spacing w:after="0" w:line="240" w:lineRule="auto"/>
              <w:rPr>
                <w:rFonts w:ascii="Arial" w:eastAsia="Times New Roman" w:hAnsi="Arial" w:cs="Arial"/>
                <w:sz w:val="20"/>
                <w:szCs w:val="20"/>
                <w:lang w:eastAsia="es-CO"/>
              </w:rPr>
            </w:pPr>
          </w:p>
        </w:tc>
        <w:tc>
          <w:tcPr>
            <w:tcW w:w="874" w:type="pct"/>
            <w:tcBorders>
              <w:top w:val="nil"/>
              <w:left w:val="nil"/>
              <w:bottom w:val="nil"/>
              <w:right w:val="nil"/>
            </w:tcBorders>
            <w:shd w:val="clear" w:color="auto" w:fill="auto"/>
            <w:noWrap/>
            <w:vAlign w:val="bottom"/>
            <w:hideMark/>
          </w:tcPr>
          <w:p w:rsidR="00F21504" w:rsidRPr="00913F30" w:rsidRDefault="00F21504" w:rsidP="00F21504">
            <w:pPr>
              <w:spacing w:after="0" w:line="240" w:lineRule="auto"/>
              <w:rPr>
                <w:rFonts w:ascii="Arial" w:eastAsia="Times New Roman" w:hAnsi="Arial" w:cs="Arial"/>
                <w:sz w:val="20"/>
                <w:szCs w:val="20"/>
                <w:lang w:eastAsia="es-CO"/>
              </w:rPr>
            </w:pPr>
          </w:p>
        </w:tc>
      </w:tr>
      <w:tr w:rsidR="00F814F2" w:rsidRPr="00913F30" w:rsidTr="00F814F2">
        <w:trPr>
          <w:trHeight w:val="300"/>
        </w:trPr>
        <w:tc>
          <w:tcPr>
            <w:tcW w:w="1704" w:type="pct"/>
            <w:tcBorders>
              <w:top w:val="nil"/>
              <w:left w:val="nil"/>
              <w:bottom w:val="nil"/>
              <w:right w:val="nil"/>
            </w:tcBorders>
            <w:shd w:val="clear" w:color="auto" w:fill="auto"/>
            <w:noWrap/>
            <w:vAlign w:val="bottom"/>
          </w:tcPr>
          <w:p w:rsidR="00CA358B" w:rsidRPr="00913F30" w:rsidRDefault="00CA358B" w:rsidP="00F21504">
            <w:pPr>
              <w:spacing w:after="0" w:line="240" w:lineRule="auto"/>
              <w:rPr>
                <w:rFonts w:ascii="Arial" w:eastAsia="Times New Roman" w:hAnsi="Arial" w:cs="Arial"/>
                <w:sz w:val="20"/>
                <w:szCs w:val="20"/>
                <w:lang w:eastAsia="es-CO"/>
              </w:rPr>
            </w:pPr>
          </w:p>
        </w:tc>
        <w:tc>
          <w:tcPr>
            <w:tcW w:w="2421" w:type="pct"/>
            <w:gridSpan w:val="3"/>
            <w:tcBorders>
              <w:top w:val="nil"/>
              <w:left w:val="nil"/>
              <w:bottom w:val="nil"/>
              <w:right w:val="nil"/>
            </w:tcBorders>
            <w:shd w:val="clear" w:color="auto" w:fill="auto"/>
            <w:noWrap/>
            <w:vAlign w:val="bottom"/>
          </w:tcPr>
          <w:p w:rsidR="00CA358B" w:rsidRPr="00913F30" w:rsidRDefault="00CA358B" w:rsidP="00F21504">
            <w:pPr>
              <w:spacing w:after="0" w:line="240" w:lineRule="auto"/>
              <w:rPr>
                <w:rFonts w:ascii="Arial" w:eastAsia="Times New Roman" w:hAnsi="Arial" w:cs="Arial"/>
                <w:sz w:val="20"/>
                <w:szCs w:val="20"/>
                <w:lang w:eastAsia="es-CO"/>
              </w:rPr>
            </w:pPr>
          </w:p>
        </w:tc>
        <w:tc>
          <w:tcPr>
            <w:tcW w:w="874" w:type="pct"/>
            <w:tcBorders>
              <w:top w:val="nil"/>
              <w:left w:val="nil"/>
              <w:bottom w:val="nil"/>
              <w:right w:val="nil"/>
            </w:tcBorders>
            <w:shd w:val="clear" w:color="auto" w:fill="auto"/>
            <w:noWrap/>
            <w:vAlign w:val="bottom"/>
          </w:tcPr>
          <w:p w:rsidR="00CA358B" w:rsidRPr="00913F30" w:rsidRDefault="00CA358B" w:rsidP="00F21504">
            <w:pPr>
              <w:spacing w:after="0" w:line="240" w:lineRule="auto"/>
              <w:rPr>
                <w:rFonts w:ascii="Arial" w:eastAsia="Times New Roman" w:hAnsi="Arial" w:cs="Arial"/>
                <w:sz w:val="20"/>
                <w:szCs w:val="20"/>
                <w:lang w:eastAsia="es-CO"/>
              </w:rPr>
            </w:pPr>
          </w:p>
        </w:tc>
      </w:tr>
      <w:tr w:rsidR="00C6231B" w:rsidRPr="00913F30" w:rsidTr="00F814F2">
        <w:trPr>
          <w:trHeight w:val="525"/>
        </w:trPr>
        <w:tc>
          <w:tcPr>
            <w:tcW w:w="1751"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21504" w:rsidRPr="00913F30" w:rsidRDefault="00F814F2" w:rsidP="00F814F2">
            <w:pPr>
              <w:spacing w:after="0" w:line="240" w:lineRule="auto"/>
              <w:rPr>
                <w:rFonts w:ascii="Arial" w:eastAsia="Times New Roman" w:hAnsi="Arial" w:cs="Arial"/>
                <w:color w:val="000000"/>
                <w:sz w:val="40"/>
                <w:szCs w:val="40"/>
                <w:lang w:eastAsia="es-CO"/>
              </w:rPr>
            </w:pPr>
            <w:r w:rsidRPr="00913F30">
              <w:rPr>
                <w:rFonts w:ascii="Arial" w:eastAsia="Times New Roman" w:hAnsi="Arial" w:cs="Arial"/>
                <w:color w:val="000000"/>
                <w:sz w:val="40"/>
                <w:szCs w:val="40"/>
                <w:lang w:eastAsia="es-CO"/>
              </w:rPr>
              <w:t xml:space="preserve">Funcionalidades </w:t>
            </w:r>
            <w:r w:rsidR="00F21504" w:rsidRPr="00913F30">
              <w:rPr>
                <w:rFonts w:ascii="Arial" w:eastAsia="Times New Roman" w:hAnsi="Arial" w:cs="Arial"/>
                <w:color w:val="000000"/>
                <w:sz w:val="40"/>
                <w:szCs w:val="40"/>
                <w:lang w:eastAsia="es-CO"/>
              </w:rPr>
              <w:t>peso 100</w:t>
            </w:r>
          </w:p>
        </w:tc>
        <w:tc>
          <w:tcPr>
            <w:tcW w:w="3231" w:type="pct"/>
            <w:gridSpan w:val="3"/>
            <w:tcBorders>
              <w:top w:val="single" w:sz="4" w:space="0" w:color="auto"/>
              <w:left w:val="nil"/>
              <w:bottom w:val="single" w:sz="4" w:space="0" w:color="auto"/>
              <w:right w:val="single" w:sz="4" w:space="0" w:color="auto"/>
            </w:tcBorders>
            <w:shd w:val="clear" w:color="auto" w:fill="auto"/>
            <w:noWrap/>
            <w:vAlign w:val="bottom"/>
            <w:hideMark/>
          </w:tcPr>
          <w:p w:rsidR="00F21504" w:rsidRPr="00913F30" w:rsidRDefault="00F21504" w:rsidP="00F21504">
            <w:pPr>
              <w:spacing w:after="0" w:line="240" w:lineRule="auto"/>
              <w:jc w:val="center"/>
              <w:rPr>
                <w:rFonts w:ascii="Arial" w:eastAsia="Times New Roman" w:hAnsi="Arial" w:cs="Arial"/>
                <w:color w:val="000000"/>
                <w:sz w:val="40"/>
                <w:szCs w:val="40"/>
                <w:lang w:eastAsia="es-CO"/>
              </w:rPr>
            </w:pPr>
            <w:r w:rsidRPr="00913F30">
              <w:rPr>
                <w:rFonts w:ascii="Arial" w:eastAsia="Times New Roman" w:hAnsi="Arial" w:cs="Arial"/>
                <w:color w:val="000000"/>
                <w:sz w:val="40"/>
                <w:szCs w:val="40"/>
                <w:lang w:eastAsia="es-CO"/>
              </w:rPr>
              <w:t>11</w:t>
            </w:r>
          </w:p>
        </w:tc>
      </w:tr>
      <w:tr w:rsidR="00F814F2" w:rsidRPr="00913F30" w:rsidTr="00F814F2">
        <w:trPr>
          <w:trHeight w:val="300"/>
        </w:trPr>
        <w:tc>
          <w:tcPr>
            <w:tcW w:w="1751" w:type="pct"/>
            <w:gridSpan w:val="2"/>
            <w:tcBorders>
              <w:top w:val="single" w:sz="4" w:space="0" w:color="BFBFBF"/>
              <w:left w:val="single" w:sz="4" w:space="0" w:color="BFBFBF"/>
              <w:bottom w:val="single" w:sz="4" w:space="0" w:color="9BC2E6"/>
              <w:right w:val="nil"/>
            </w:tcBorders>
            <w:shd w:val="clear" w:color="000000" w:fill="44546A"/>
            <w:noWrap/>
            <w:vAlign w:val="center"/>
            <w:hideMark/>
          </w:tcPr>
          <w:p w:rsidR="00F21504" w:rsidRPr="00913F30" w:rsidRDefault="00F21504" w:rsidP="00F21504">
            <w:pPr>
              <w:spacing w:after="0" w:line="240" w:lineRule="auto"/>
              <w:jc w:val="center"/>
              <w:rPr>
                <w:rFonts w:ascii="Arial" w:eastAsia="Times New Roman" w:hAnsi="Arial" w:cs="Arial"/>
                <w:b/>
                <w:bCs/>
                <w:color w:val="FFFFFF"/>
                <w:lang w:eastAsia="es-CO"/>
              </w:rPr>
            </w:pPr>
            <w:r w:rsidRPr="00913F30">
              <w:rPr>
                <w:rFonts w:ascii="Arial" w:eastAsia="Times New Roman" w:hAnsi="Arial" w:cs="Arial"/>
                <w:b/>
                <w:bCs/>
                <w:color w:val="FFFFFF"/>
                <w:lang w:eastAsia="es-CO"/>
              </w:rPr>
              <w:t>Herramientas</w:t>
            </w:r>
          </w:p>
        </w:tc>
        <w:tc>
          <w:tcPr>
            <w:tcW w:w="2104" w:type="pct"/>
            <w:tcBorders>
              <w:top w:val="single" w:sz="4" w:space="0" w:color="BFBFBF"/>
              <w:left w:val="single" w:sz="4" w:space="0" w:color="BFBFBF"/>
              <w:bottom w:val="single" w:sz="4" w:space="0" w:color="9BC2E6"/>
              <w:right w:val="nil"/>
            </w:tcBorders>
            <w:shd w:val="clear" w:color="000000" w:fill="44546A"/>
            <w:noWrap/>
            <w:vAlign w:val="center"/>
            <w:hideMark/>
          </w:tcPr>
          <w:p w:rsidR="00F21504" w:rsidRPr="00913F30" w:rsidRDefault="00F21504" w:rsidP="00F21504">
            <w:pPr>
              <w:spacing w:after="0" w:line="240" w:lineRule="auto"/>
              <w:jc w:val="center"/>
              <w:rPr>
                <w:rFonts w:ascii="Arial" w:eastAsia="Times New Roman" w:hAnsi="Arial" w:cs="Arial"/>
                <w:b/>
                <w:bCs/>
                <w:color w:val="FFFFFF"/>
                <w:lang w:eastAsia="es-CO"/>
              </w:rPr>
            </w:pPr>
            <w:r w:rsidRPr="00913F30">
              <w:rPr>
                <w:rFonts w:ascii="Arial" w:eastAsia="Times New Roman" w:hAnsi="Arial" w:cs="Arial"/>
                <w:b/>
                <w:bCs/>
                <w:color w:val="FFFFFF"/>
                <w:lang w:eastAsia="es-CO"/>
              </w:rPr>
              <w:t>Cantidad de funcionalidades con que cumple</w:t>
            </w:r>
          </w:p>
        </w:tc>
        <w:tc>
          <w:tcPr>
            <w:tcW w:w="1127" w:type="pct"/>
            <w:gridSpan w:val="2"/>
            <w:tcBorders>
              <w:top w:val="single" w:sz="4" w:space="0" w:color="BFBFBF"/>
              <w:left w:val="single" w:sz="4" w:space="0" w:color="BFBFBF"/>
              <w:bottom w:val="single" w:sz="4" w:space="0" w:color="9BC2E6"/>
              <w:right w:val="single" w:sz="4" w:space="0" w:color="9BC2E6"/>
            </w:tcBorders>
            <w:shd w:val="clear" w:color="000000" w:fill="44546A"/>
            <w:noWrap/>
            <w:vAlign w:val="center"/>
            <w:hideMark/>
          </w:tcPr>
          <w:p w:rsidR="00F21504" w:rsidRPr="00913F30" w:rsidRDefault="00F21504" w:rsidP="00F21504">
            <w:pPr>
              <w:spacing w:after="0" w:line="240" w:lineRule="auto"/>
              <w:jc w:val="center"/>
              <w:rPr>
                <w:rFonts w:ascii="Arial" w:eastAsia="Times New Roman" w:hAnsi="Arial" w:cs="Arial"/>
                <w:b/>
                <w:bCs/>
                <w:color w:val="FFFFFF"/>
                <w:lang w:eastAsia="es-CO"/>
              </w:rPr>
            </w:pPr>
            <w:r w:rsidRPr="00913F30">
              <w:rPr>
                <w:rFonts w:ascii="Arial" w:eastAsia="Times New Roman" w:hAnsi="Arial" w:cs="Arial"/>
                <w:b/>
                <w:bCs/>
                <w:color w:val="FFFFFF"/>
                <w:lang w:eastAsia="es-CO"/>
              </w:rPr>
              <w:t>Porcentaje que cumple</w:t>
            </w:r>
          </w:p>
        </w:tc>
      </w:tr>
      <w:tr w:rsidR="00F814F2" w:rsidRPr="00913F30" w:rsidTr="00F814F2">
        <w:trPr>
          <w:trHeight w:val="315"/>
        </w:trPr>
        <w:tc>
          <w:tcPr>
            <w:tcW w:w="1751" w:type="pct"/>
            <w:gridSpan w:val="2"/>
            <w:tcBorders>
              <w:top w:val="single" w:sz="4" w:space="0" w:color="9BC2E6"/>
              <w:left w:val="single" w:sz="4" w:space="0" w:color="9BC2E6"/>
              <w:bottom w:val="single" w:sz="4" w:space="0" w:color="9BC2E6"/>
              <w:right w:val="nil"/>
            </w:tcBorders>
            <w:shd w:val="clear" w:color="DDEBF7" w:fill="DDEBF7"/>
            <w:vAlign w:val="center"/>
            <w:hideMark/>
          </w:tcPr>
          <w:p w:rsidR="00F21504" w:rsidRPr="00913F30" w:rsidRDefault="00F21504" w:rsidP="00F21504">
            <w:pPr>
              <w:spacing w:after="0" w:line="240" w:lineRule="auto"/>
              <w:rPr>
                <w:rFonts w:ascii="Arial" w:eastAsia="Times New Roman" w:hAnsi="Arial" w:cs="Arial"/>
                <w:color w:val="555555"/>
                <w:sz w:val="24"/>
                <w:szCs w:val="24"/>
                <w:lang w:eastAsia="es-CO"/>
              </w:rPr>
            </w:pPr>
            <w:r w:rsidRPr="00913F30">
              <w:rPr>
                <w:rFonts w:ascii="Arial" w:eastAsia="Times New Roman" w:hAnsi="Arial" w:cs="Arial"/>
                <w:color w:val="555555"/>
                <w:sz w:val="24"/>
                <w:szCs w:val="24"/>
                <w:lang w:eastAsia="es-CO"/>
              </w:rPr>
              <w:t>Silk</w:t>
            </w:r>
            <w:r w:rsidR="00F814F2" w:rsidRPr="00913F30">
              <w:rPr>
                <w:rFonts w:ascii="Arial" w:eastAsia="Times New Roman" w:hAnsi="Arial" w:cs="Arial"/>
                <w:color w:val="555555"/>
                <w:sz w:val="24"/>
                <w:szCs w:val="24"/>
                <w:lang w:eastAsia="es-CO"/>
              </w:rPr>
              <w:t xml:space="preserve"> </w:t>
            </w:r>
            <w:r w:rsidRPr="00913F30">
              <w:rPr>
                <w:rFonts w:ascii="Arial" w:eastAsia="Times New Roman" w:hAnsi="Arial" w:cs="Arial"/>
                <w:color w:val="555555"/>
                <w:sz w:val="24"/>
                <w:szCs w:val="24"/>
                <w:lang w:eastAsia="es-CO"/>
              </w:rPr>
              <w:t>Performer</w:t>
            </w:r>
          </w:p>
        </w:tc>
        <w:tc>
          <w:tcPr>
            <w:tcW w:w="2104" w:type="pct"/>
            <w:tcBorders>
              <w:top w:val="single" w:sz="4" w:space="0" w:color="9BC2E6"/>
              <w:left w:val="nil"/>
              <w:bottom w:val="single" w:sz="4" w:space="0" w:color="9BC2E6"/>
              <w:right w:val="nil"/>
            </w:tcBorders>
            <w:shd w:val="clear" w:color="DDEBF7" w:fill="DDEBF7"/>
            <w:noWrap/>
            <w:vAlign w:val="bottom"/>
            <w:hideMark/>
          </w:tcPr>
          <w:p w:rsidR="00F21504" w:rsidRPr="00913F30" w:rsidRDefault="00F21504" w:rsidP="00F21504">
            <w:pPr>
              <w:spacing w:after="0" w:line="240" w:lineRule="auto"/>
              <w:jc w:val="center"/>
              <w:rPr>
                <w:rFonts w:ascii="Arial" w:eastAsia="Times New Roman" w:hAnsi="Arial" w:cs="Arial"/>
                <w:color w:val="000000"/>
                <w:lang w:eastAsia="es-CO"/>
              </w:rPr>
            </w:pPr>
            <w:r w:rsidRPr="00913F30">
              <w:rPr>
                <w:rFonts w:ascii="Arial" w:eastAsia="Times New Roman" w:hAnsi="Arial" w:cs="Arial"/>
                <w:color w:val="000000"/>
                <w:lang w:eastAsia="es-CO"/>
              </w:rPr>
              <w:t>9</w:t>
            </w:r>
          </w:p>
        </w:tc>
        <w:tc>
          <w:tcPr>
            <w:tcW w:w="1127" w:type="pct"/>
            <w:gridSpan w:val="2"/>
            <w:tcBorders>
              <w:top w:val="single" w:sz="4" w:space="0" w:color="9BC2E6"/>
              <w:left w:val="nil"/>
              <w:bottom w:val="single" w:sz="4" w:space="0" w:color="9BC2E6"/>
              <w:right w:val="single" w:sz="4" w:space="0" w:color="9BC2E6"/>
            </w:tcBorders>
            <w:shd w:val="clear" w:color="DDEBF7" w:fill="DDEBF7"/>
            <w:noWrap/>
            <w:vAlign w:val="bottom"/>
            <w:hideMark/>
          </w:tcPr>
          <w:p w:rsidR="00F21504" w:rsidRPr="00913F30" w:rsidRDefault="00F21504" w:rsidP="00F21504">
            <w:pPr>
              <w:spacing w:after="0" w:line="240" w:lineRule="auto"/>
              <w:jc w:val="center"/>
              <w:rPr>
                <w:rFonts w:ascii="Arial" w:eastAsia="Times New Roman" w:hAnsi="Arial" w:cs="Arial"/>
                <w:color w:val="000000"/>
                <w:lang w:eastAsia="es-CO"/>
              </w:rPr>
            </w:pPr>
            <w:r w:rsidRPr="00913F30">
              <w:rPr>
                <w:rFonts w:ascii="Arial" w:eastAsia="Times New Roman" w:hAnsi="Arial" w:cs="Arial"/>
                <w:color w:val="000000"/>
                <w:lang w:eastAsia="es-CO"/>
              </w:rPr>
              <w:t>81.82%</w:t>
            </w:r>
          </w:p>
        </w:tc>
      </w:tr>
      <w:tr w:rsidR="00F814F2" w:rsidRPr="00913F30" w:rsidTr="00F814F2">
        <w:trPr>
          <w:trHeight w:val="315"/>
        </w:trPr>
        <w:tc>
          <w:tcPr>
            <w:tcW w:w="1751" w:type="pct"/>
            <w:gridSpan w:val="2"/>
            <w:tcBorders>
              <w:top w:val="single" w:sz="4" w:space="0" w:color="9BC2E6"/>
              <w:left w:val="single" w:sz="4" w:space="0" w:color="9BC2E6"/>
              <w:bottom w:val="single" w:sz="4" w:space="0" w:color="9BC2E6"/>
              <w:right w:val="nil"/>
            </w:tcBorders>
            <w:shd w:val="clear" w:color="auto" w:fill="auto"/>
            <w:vAlign w:val="center"/>
            <w:hideMark/>
          </w:tcPr>
          <w:p w:rsidR="00F21504" w:rsidRPr="00913F30" w:rsidRDefault="00F21504" w:rsidP="00F21504">
            <w:pPr>
              <w:spacing w:after="0" w:line="240" w:lineRule="auto"/>
              <w:rPr>
                <w:rFonts w:ascii="Arial" w:eastAsia="Times New Roman" w:hAnsi="Arial" w:cs="Arial"/>
                <w:color w:val="555555"/>
                <w:sz w:val="24"/>
                <w:szCs w:val="24"/>
                <w:lang w:eastAsia="es-CO"/>
              </w:rPr>
            </w:pPr>
            <w:r w:rsidRPr="00913F30">
              <w:rPr>
                <w:rFonts w:ascii="Arial" w:eastAsia="Times New Roman" w:hAnsi="Arial" w:cs="Arial"/>
                <w:color w:val="555555"/>
                <w:sz w:val="24"/>
                <w:szCs w:val="24"/>
                <w:lang w:eastAsia="es-CO"/>
              </w:rPr>
              <w:t>LoadRunner</w:t>
            </w:r>
          </w:p>
        </w:tc>
        <w:tc>
          <w:tcPr>
            <w:tcW w:w="2104" w:type="pct"/>
            <w:tcBorders>
              <w:top w:val="single" w:sz="4" w:space="0" w:color="9BC2E6"/>
              <w:left w:val="nil"/>
              <w:bottom w:val="single" w:sz="4" w:space="0" w:color="9BC2E6"/>
              <w:right w:val="nil"/>
            </w:tcBorders>
            <w:shd w:val="clear" w:color="auto" w:fill="auto"/>
            <w:noWrap/>
            <w:vAlign w:val="bottom"/>
            <w:hideMark/>
          </w:tcPr>
          <w:p w:rsidR="00F21504" w:rsidRPr="00913F30" w:rsidRDefault="00F21504" w:rsidP="00F21504">
            <w:pPr>
              <w:spacing w:after="0" w:line="240" w:lineRule="auto"/>
              <w:jc w:val="center"/>
              <w:rPr>
                <w:rFonts w:ascii="Arial" w:eastAsia="Times New Roman" w:hAnsi="Arial" w:cs="Arial"/>
                <w:color w:val="000000"/>
                <w:lang w:eastAsia="es-CO"/>
              </w:rPr>
            </w:pPr>
            <w:r w:rsidRPr="00913F30">
              <w:rPr>
                <w:rFonts w:ascii="Arial" w:eastAsia="Times New Roman" w:hAnsi="Arial" w:cs="Arial"/>
                <w:color w:val="000000"/>
                <w:lang w:eastAsia="es-CO"/>
              </w:rPr>
              <w:t>11</w:t>
            </w:r>
          </w:p>
        </w:tc>
        <w:tc>
          <w:tcPr>
            <w:tcW w:w="1127" w:type="pct"/>
            <w:gridSpan w:val="2"/>
            <w:tcBorders>
              <w:top w:val="single" w:sz="4" w:space="0" w:color="9BC2E6"/>
              <w:left w:val="nil"/>
              <w:bottom w:val="single" w:sz="4" w:space="0" w:color="9BC2E6"/>
              <w:right w:val="single" w:sz="4" w:space="0" w:color="9BC2E6"/>
            </w:tcBorders>
            <w:shd w:val="clear" w:color="auto" w:fill="auto"/>
            <w:noWrap/>
            <w:vAlign w:val="bottom"/>
            <w:hideMark/>
          </w:tcPr>
          <w:p w:rsidR="00F21504" w:rsidRPr="00913F30" w:rsidRDefault="00F21504" w:rsidP="00F21504">
            <w:pPr>
              <w:spacing w:after="0" w:line="240" w:lineRule="auto"/>
              <w:jc w:val="center"/>
              <w:rPr>
                <w:rFonts w:ascii="Arial" w:eastAsia="Times New Roman" w:hAnsi="Arial" w:cs="Arial"/>
                <w:color w:val="000000"/>
                <w:lang w:eastAsia="es-CO"/>
              </w:rPr>
            </w:pPr>
            <w:r w:rsidRPr="00913F30">
              <w:rPr>
                <w:rFonts w:ascii="Arial" w:eastAsia="Times New Roman" w:hAnsi="Arial" w:cs="Arial"/>
                <w:color w:val="000000"/>
                <w:lang w:eastAsia="es-CO"/>
              </w:rPr>
              <w:t>100.00%</w:t>
            </w:r>
          </w:p>
        </w:tc>
      </w:tr>
      <w:tr w:rsidR="003D20D3" w:rsidRPr="00913F30" w:rsidTr="00F814F2">
        <w:trPr>
          <w:trHeight w:val="315"/>
        </w:trPr>
        <w:tc>
          <w:tcPr>
            <w:tcW w:w="1751" w:type="pct"/>
            <w:gridSpan w:val="2"/>
            <w:tcBorders>
              <w:top w:val="single" w:sz="4" w:space="0" w:color="9BC2E6"/>
              <w:left w:val="single" w:sz="4" w:space="0" w:color="9BC2E6"/>
              <w:bottom w:val="single" w:sz="4" w:space="0" w:color="9BC2E6"/>
              <w:right w:val="nil"/>
            </w:tcBorders>
            <w:shd w:val="clear" w:color="auto" w:fill="auto"/>
            <w:vAlign w:val="center"/>
          </w:tcPr>
          <w:p w:rsidR="003D20D3" w:rsidRPr="00913F30" w:rsidRDefault="003D20D3" w:rsidP="00F21504">
            <w:pPr>
              <w:spacing w:after="0" w:line="240" w:lineRule="auto"/>
              <w:rPr>
                <w:rFonts w:ascii="Arial" w:eastAsia="Times New Roman" w:hAnsi="Arial" w:cs="Arial"/>
                <w:color w:val="555555"/>
                <w:sz w:val="24"/>
                <w:szCs w:val="24"/>
                <w:lang w:eastAsia="es-CO"/>
              </w:rPr>
            </w:pPr>
          </w:p>
        </w:tc>
        <w:tc>
          <w:tcPr>
            <w:tcW w:w="2104" w:type="pct"/>
            <w:tcBorders>
              <w:top w:val="single" w:sz="4" w:space="0" w:color="9BC2E6"/>
              <w:left w:val="nil"/>
              <w:bottom w:val="single" w:sz="4" w:space="0" w:color="9BC2E6"/>
              <w:right w:val="nil"/>
            </w:tcBorders>
            <w:shd w:val="clear" w:color="auto" w:fill="auto"/>
            <w:noWrap/>
            <w:vAlign w:val="bottom"/>
          </w:tcPr>
          <w:p w:rsidR="003D20D3" w:rsidRPr="00913F30" w:rsidRDefault="003D20D3" w:rsidP="00F21504">
            <w:pPr>
              <w:spacing w:after="0" w:line="240" w:lineRule="auto"/>
              <w:jc w:val="center"/>
              <w:rPr>
                <w:rFonts w:ascii="Arial" w:eastAsia="Times New Roman" w:hAnsi="Arial" w:cs="Arial"/>
                <w:color w:val="000000"/>
                <w:lang w:eastAsia="es-CO"/>
              </w:rPr>
            </w:pPr>
          </w:p>
        </w:tc>
        <w:tc>
          <w:tcPr>
            <w:tcW w:w="1127" w:type="pct"/>
            <w:gridSpan w:val="2"/>
            <w:tcBorders>
              <w:top w:val="single" w:sz="4" w:space="0" w:color="9BC2E6"/>
              <w:left w:val="nil"/>
              <w:bottom w:val="single" w:sz="4" w:space="0" w:color="9BC2E6"/>
              <w:right w:val="single" w:sz="4" w:space="0" w:color="9BC2E6"/>
            </w:tcBorders>
            <w:shd w:val="clear" w:color="auto" w:fill="auto"/>
            <w:noWrap/>
            <w:vAlign w:val="bottom"/>
          </w:tcPr>
          <w:p w:rsidR="003D20D3" w:rsidRPr="00913F30" w:rsidRDefault="003D20D3" w:rsidP="00F21504">
            <w:pPr>
              <w:spacing w:after="0" w:line="240" w:lineRule="auto"/>
              <w:jc w:val="center"/>
              <w:rPr>
                <w:rFonts w:ascii="Arial" w:eastAsia="Times New Roman" w:hAnsi="Arial" w:cs="Arial"/>
                <w:color w:val="000000"/>
                <w:lang w:eastAsia="es-CO"/>
              </w:rPr>
            </w:pPr>
          </w:p>
        </w:tc>
      </w:tr>
    </w:tbl>
    <w:p w:rsidR="00DA5792" w:rsidRPr="00913F30" w:rsidRDefault="00F814F2" w:rsidP="00DA5792">
      <w:pPr>
        <w:rPr>
          <w:rFonts w:ascii="Arial" w:hAnsi="Arial" w:cs="Arial"/>
        </w:rPr>
      </w:pPr>
      <w:r w:rsidRPr="00913F30">
        <w:rPr>
          <w:rFonts w:ascii="Arial" w:hAnsi="Arial" w:cs="Arial"/>
          <w:noProof/>
          <w:lang w:eastAsia="es-CO"/>
        </w:rPr>
        <w:drawing>
          <wp:inline distT="0" distB="0" distL="0" distR="0" wp14:anchorId="6E3F0C2A" wp14:editId="477E9FA9">
            <wp:extent cx="5943600" cy="1595120"/>
            <wp:effectExtent l="0" t="0" r="0" b="508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F814F2" w:rsidRPr="00913F30" w:rsidRDefault="00F814F2" w:rsidP="00DA5792">
      <w:pPr>
        <w:rPr>
          <w:rFonts w:ascii="Arial" w:hAnsi="Arial" w:cs="Arial"/>
        </w:rPr>
      </w:pPr>
    </w:p>
    <w:p w:rsidR="00F814F2" w:rsidRPr="00913F30" w:rsidRDefault="00F814F2" w:rsidP="00A267DA">
      <w:pPr>
        <w:jc w:val="both"/>
        <w:rPr>
          <w:rFonts w:ascii="Arial" w:hAnsi="Arial" w:cs="Arial"/>
        </w:rPr>
      </w:pPr>
      <w:r w:rsidRPr="00913F30">
        <w:rPr>
          <w:rFonts w:ascii="Arial" w:hAnsi="Arial" w:cs="Arial"/>
        </w:rPr>
        <w:t>El punto diferenciador entre las dos herramientas pasa ítem de eficiencia, Silk</w:t>
      </w:r>
      <w:r w:rsidRPr="00913F30">
        <w:rPr>
          <w:rFonts w:ascii="Arial" w:eastAsia="Times New Roman" w:hAnsi="Arial" w:cs="Arial"/>
          <w:color w:val="555555"/>
          <w:sz w:val="24"/>
          <w:szCs w:val="24"/>
          <w:lang w:eastAsia="es-CO"/>
        </w:rPr>
        <w:t xml:space="preserve"> </w:t>
      </w:r>
      <w:r w:rsidRPr="00913F30">
        <w:rPr>
          <w:rFonts w:ascii="Arial" w:hAnsi="Arial" w:cs="Arial"/>
        </w:rPr>
        <w:t>Performer requiere más recurso a nivel de hardware para un funcionamiento óptimo, en este análisis no se tuvieron en cuenta los temas de costos en licenciamiento ya que depende del partner con que se haga la negociación.</w:t>
      </w:r>
    </w:p>
    <w:sectPr w:rsidR="00F814F2" w:rsidRPr="00913F30">
      <w:head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4340C" w:rsidRDefault="0004340C" w:rsidP="001D078F">
      <w:pPr>
        <w:spacing w:after="0" w:line="240" w:lineRule="auto"/>
      </w:pPr>
      <w:r>
        <w:separator/>
      </w:r>
    </w:p>
  </w:endnote>
  <w:endnote w:type="continuationSeparator" w:id="0">
    <w:p w:rsidR="0004340C" w:rsidRDefault="0004340C" w:rsidP="001D07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Raleway Regular">
    <w:altName w:val="Times New Roman"/>
    <w:charset w:val="00"/>
    <w:family w:val="auto"/>
    <w:pitch w:val="variable"/>
    <w:sig w:usb0="00000001" w:usb1="5000205B" w:usb2="00000000" w:usb3="00000000" w:csb0="00000097" w:csb1="00000000"/>
  </w:font>
  <w:font w:name="Calibri">
    <w:panose1 w:val="020F0502020204030204"/>
    <w:charset w:val="00"/>
    <w:family w:val="swiss"/>
    <w:pitch w:val="variable"/>
    <w:sig w:usb0="E0002AFF" w:usb1="C000247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4340C" w:rsidRDefault="0004340C" w:rsidP="001D078F">
      <w:pPr>
        <w:spacing w:after="0" w:line="240" w:lineRule="auto"/>
      </w:pPr>
      <w:r>
        <w:separator/>
      </w:r>
    </w:p>
  </w:footnote>
  <w:footnote w:type="continuationSeparator" w:id="0">
    <w:p w:rsidR="0004340C" w:rsidRDefault="0004340C" w:rsidP="001D078F">
      <w:pPr>
        <w:spacing w:after="0" w:line="240" w:lineRule="auto"/>
      </w:pPr>
      <w:r>
        <w:continuationSeparator/>
      </w:r>
    </w:p>
  </w:footnote>
  <w:footnote w:id="1">
    <w:p w:rsidR="00DA5792" w:rsidRPr="00B53D32" w:rsidRDefault="00DA5792" w:rsidP="00B33A4D">
      <w:pPr>
        <w:ind w:left="360"/>
        <w:jc w:val="right"/>
        <w:rPr>
          <w:rFonts w:ascii="Raleway Regular" w:hAnsi="Raleway Regular"/>
        </w:rPr>
      </w:pPr>
      <w:r>
        <w:rPr>
          <w:rStyle w:val="FootnoteReference"/>
        </w:rPr>
        <w:footnoteRef/>
      </w:r>
      <w:r>
        <w:t xml:space="preserve"> </w:t>
      </w:r>
      <w:r>
        <w:rPr>
          <w:rFonts w:ascii="Raleway Regular" w:hAnsi="Raleway Regular"/>
        </w:rPr>
        <w:t xml:space="preserve">Fuente </w:t>
      </w:r>
      <w:r w:rsidRPr="00082811">
        <w:rPr>
          <w:rFonts w:ascii="Raleway Regular" w:hAnsi="Raleway Regular"/>
        </w:rPr>
        <w:t>https://xebialabs.com/periodic-table-of-devops-tools/</w:t>
      </w:r>
    </w:p>
    <w:p w:rsidR="00DA5792" w:rsidRDefault="00DA5792" w:rsidP="00B33A4D">
      <w:pPr>
        <w:pStyle w:val="FootnoteText"/>
      </w:pPr>
    </w:p>
  </w:footnote>
  <w:footnote w:id="2">
    <w:p w:rsidR="00DA5792" w:rsidRDefault="00DA5792">
      <w:pPr>
        <w:pStyle w:val="FootnoteText"/>
        <w:rPr>
          <w:rStyle w:val="Strong"/>
          <w:rFonts w:ascii="Georgia" w:hAnsi="Georgia" w:cs="Arial"/>
          <w:b w:val="0"/>
          <w:color w:val="000000"/>
          <w:shd w:val="clear" w:color="auto" w:fill="FFFFFF"/>
        </w:rPr>
      </w:pPr>
      <w:r>
        <w:rPr>
          <w:rStyle w:val="FootnoteReference"/>
        </w:rPr>
        <w:footnoteRef/>
      </w:r>
      <w:r>
        <w:t xml:space="preserve"> </w:t>
      </w:r>
      <w:r w:rsidRPr="00D5365C">
        <w:t xml:space="preserve">Marco de referencia </w:t>
      </w:r>
      <w:r w:rsidRPr="00D5365C">
        <w:rPr>
          <w:bCs/>
        </w:rPr>
        <w:t>ISO/IEC 9126</w:t>
      </w:r>
      <w:r>
        <w:rPr>
          <w:rStyle w:val="Strong"/>
          <w:rFonts w:ascii="Georgia" w:hAnsi="Georgia" w:cs="Arial"/>
          <w:b w:val="0"/>
          <w:color w:val="000000"/>
          <w:shd w:val="clear" w:color="auto" w:fill="FFFFFF"/>
        </w:rPr>
        <w:t xml:space="preserve"> </w:t>
      </w:r>
    </w:p>
    <w:p w:rsidR="00DA5792" w:rsidRDefault="00DA5792">
      <w:pPr>
        <w:pStyle w:val="FootnoteText"/>
      </w:pPr>
      <w:r w:rsidRPr="00045B40">
        <w:t>https://microevolution.wikispaces.com/2.-+%C2%BFQu%C3%A9+es+una+Matriz+de+Evaluaci%C3%B3n+de+Software%3F</w:t>
      </w:r>
    </w:p>
  </w:footnote>
  <w:footnote w:id="3">
    <w:p w:rsidR="00DA5792" w:rsidRDefault="00DA5792">
      <w:pPr>
        <w:pStyle w:val="FootnoteText"/>
      </w:pPr>
      <w:r>
        <w:rPr>
          <w:rStyle w:val="FootnoteReference"/>
        </w:rPr>
        <w:footnoteRef/>
      </w:r>
      <w:r>
        <w:t xml:space="preserve">Fuente: </w:t>
      </w:r>
      <w:r w:rsidRPr="00B00440">
        <w:t>https://msdn.microsoft.com/es-es/library/ms181710(v=vs.90).aspx</w:t>
      </w:r>
    </w:p>
  </w:footnote>
  <w:footnote w:id="4">
    <w:p w:rsidR="00DA5792" w:rsidRDefault="00DA5792">
      <w:pPr>
        <w:pStyle w:val="FootnoteText"/>
      </w:pPr>
      <w:r>
        <w:rPr>
          <w:rStyle w:val="FootnoteReference"/>
        </w:rPr>
        <w:footnoteRef/>
      </w:r>
      <w:r>
        <w:t>Contextos de IC:</w:t>
      </w:r>
      <w:r w:rsidRPr="005A1630">
        <w:t xml:space="preserve"> https://www.ibm.com/developerworks/ssa/</w:t>
      </w:r>
    </w:p>
  </w:footnote>
  <w:footnote w:id="5">
    <w:p w:rsidR="00DA5792" w:rsidRDefault="00DA5792">
      <w:pPr>
        <w:pStyle w:val="FootnoteText"/>
      </w:pPr>
      <w:r>
        <w:rPr>
          <w:rStyle w:val="FootnoteReference"/>
        </w:rPr>
        <w:footnoteRef/>
      </w:r>
      <w:r>
        <w:t xml:space="preserve"> Características Reporting services: </w:t>
      </w:r>
      <w:r w:rsidRPr="00895C66">
        <w:t>https://msdn.microsoft.com/es-es/library/ms159273(v=sql.90).aspx</w:t>
      </w:r>
    </w:p>
  </w:footnote>
  <w:footnote w:id="6">
    <w:p w:rsidR="00DA5792" w:rsidRPr="00895C66" w:rsidRDefault="00DA5792">
      <w:pPr>
        <w:pStyle w:val="FootnoteText"/>
      </w:pPr>
      <w:r>
        <w:rPr>
          <w:rStyle w:val="FootnoteReference"/>
        </w:rPr>
        <w:footnoteRef/>
      </w:r>
      <w:r w:rsidRPr="00895C66">
        <w:t xml:space="preserve"> Ventajas Jenkins</w:t>
      </w:r>
      <w:r>
        <w:t xml:space="preserve"> vs Mesos:</w:t>
      </w:r>
      <w:r w:rsidRPr="00895C66">
        <w:t xml:space="preserve"> https://www.cloudbees.com/blog/apache-mesos-and-jenkins-elastic-build-slaves</w:t>
      </w:r>
    </w:p>
  </w:footnote>
  <w:footnote w:id="7">
    <w:p w:rsidR="00DA5792" w:rsidRDefault="00DA5792">
      <w:pPr>
        <w:pStyle w:val="FootnoteText"/>
      </w:pPr>
      <w:r>
        <w:rPr>
          <w:rStyle w:val="FootnoteReference"/>
        </w:rPr>
        <w:footnoteRef/>
      </w:r>
      <w:r>
        <w:t xml:space="preserve">Seguridad tools: </w:t>
      </w:r>
      <w:r w:rsidRPr="00C50580">
        <w:t>https://xebialabs.com/periodic-table-of-devops-tools/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620" w:type="dxa"/>
      <w:tblInd w:w="-461"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70" w:type="dxa"/>
        <w:right w:w="70" w:type="dxa"/>
      </w:tblCellMar>
      <w:tblLook w:val="01E0" w:firstRow="1" w:lastRow="1" w:firstColumn="1" w:lastColumn="1" w:noHBand="0" w:noVBand="0"/>
    </w:tblPr>
    <w:tblGrid>
      <w:gridCol w:w="2930"/>
      <w:gridCol w:w="4594"/>
      <w:gridCol w:w="1490"/>
      <w:gridCol w:w="1606"/>
    </w:tblGrid>
    <w:tr w:rsidR="00DA5792" w:rsidRPr="008A18CA" w:rsidTr="00D215E0">
      <w:trPr>
        <w:trHeight w:val="415"/>
      </w:trPr>
      <w:tc>
        <w:tcPr>
          <w:tcW w:w="2930" w:type="dxa"/>
          <w:vMerge w:val="restart"/>
          <w:vAlign w:val="center"/>
        </w:tcPr>
        <w:p w:rsidR="00DA5792" w:rsidRPr="008A18CA" w:rsidRDefault="00DA5792" w:rsidP="001D078F">
          <w:pPr>
            <w:pStyle w:val="Header"/>
            <w:rPr>
              <w:rFonts w:cs="Arial"/>
              <w:noProof/>
              <w:sz w:val="16"/>
              <w:szCs w:val="16"/>
            </w:rPr>
          </w:pPr>
          <w:r>
            <w:rPr>
              <w:noProof/>
              <w:lang w:eastAsia="es-CO"/>
            </w:rPr>
            <w:drawing>
              <wp:inline distT="0" distB="0" distL="0" distR="0" wp14:anchorId="0E0CBD19" wp14:editId="19BF32F0">
                <wp:extent cx="1764506" cy="600075"/>
                <wp:effectExtent l="0" t="0" r="7620"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1"/>
                        <a:stretch>
                          <a:fillRect/>
                        </a:stretch>
                      </pic:blipFill>
                      <pic:spPr>
                        <a:xfrm>
                          <a:off x="0" y="0"/>
                          <a:ext cx="1772401" cy="602760"/>
                        </a:xfrm>
                        <a:prstGeom prst="rect">
                          <a:avLst/>
                        </a:prstGeom>
                      </pic:spPr>
                    </pic:pic>
                  </a:graphicData>
                </a:graphic>
              </wp:inline>
            </w:drawing>
          </w:r>
        </w:p>
      </w:tc>
      <w:tc>
        <w:tcPr>
          <w:tcW w:w="4594" w:type="dxa"/>
          <w:shd w:val="clear" w:color="auto" w:fill="auto"/>
          <w:vAlign w:val="center"/>
        </w:tcPr>
        <w:p w:rsidR="00DA5792" w:rsidRPr="008A18CA" w:rsidRDefault="00DA5792" w:rsidP="001D078F">
          <w:pPr>
            <w:pStyle w:val="Header"/>
            <w:jc w:val="center"/>
            <w:rPr>
              <w:rFonts w:cs="Arial"/>
              <w:b/>
              <w:sz w:val="16"/>
              <w:szCs w:val="16"/>
            </w:rPr>
          </w:pPr>
          <w:r>
            <w:rPr>
              <w:rFonts w:cs="Arial"/>
              <w:b/>
              <w:sz w:val="16"/>
              <w:szCs w:val="16"/>
            </w:rPr>
            <w:t>Alltic S.A.S.</w:t>
          </w:r>
        </w:p>
      </w:tc>
      <w:tc>
        <w:tcPr>
          <w:tcW w:w="1490" w:type="dxa"/>
          <w:vAlign w:val="center"/>
        </w:tcPr>
        <w:p w:rsidR="00DA5792" w:rsidRPr="008A18CA" w:rsidRDefault="00DA5792" w:rsidP="001D078F">
          <w:pPr>
            <w:pStyle w:val="Header"/>
            <w:rPr>
              <w:rFonts w:cs="Arial"/>
              <w:bCs/>
              <w:sz w:val="16"/>
              <w:szCs w:val="16"/>
            </w:rPr>
          </w:pPr>
          <w:r w:rsidRPr="008A18CA">
            <w:rPr>
              <w:rFonts w:cs="Arial"/>
              <w:sz w:val="16"/>
              <w:szCs w:val="16"/>
            </w:rPr>
            <w:t>Creación:</w:t>
          </w:r>
          <w:r w:rsidRPr="008A18CA">
            <w:rPr>
              <w:rFonts w:cs="Arial"/>
              <w:bCs/>
              <w:sz w:val="16"/>
              <w:szCs w:val="16"/>
            </w:rPr>
            <w:t xml:space="preserve"> </w:t>
          </w:r>
          <w:r>
            <w:rPr>
              <w:rFonts w:cs="Arial"/>
              <w:b/>
              <w:bCs/>
              <w:sz w:val="16"/>
              <w:szCs w:val="16"/>
            </w:rPr>
            <w:t>2016/09/30</w:t>
          </w:r>
        </w:p>
      </w:tc>
      <w:tc>
        <w:tcPr>
          <w:tcW w:w="1606" w:type="dxa"/>
          <w:vAlign w:val="center"/>
        </w:tcPr>
        <w:p w:rsidR="00DA5792" w:rsidRPr="008A18CA" w:rsidRDefault="00DA5792" w:rsidP="001D078F">
          <w:pPr>
            <w:pStyle w:val="Header"/>
            <w:rPr>
              <w:rFonts w:cs="Arial"/>
              <w:bCs/>
              <w:sz w:val="16"/>
              <w:szCs w:val="16"/>
            </w:rPr>
          </w:pPr>
          <w:r w:rsidRPr="008A18CA">
            <w:rPr>
              <w:rFonts w:cs="Arial"/>
              <w:sz w:val="16"/>
              <w:szCs w:val="16"/>
            </w:rPr>
            <w:t xml:space="preserve">Página </w:t>
          </w:r>
          <w:r w:rsidRPr="008A18CA">
            <w:rPr>
              <w:rFonts w:cs="Arial"/>
              <w:b/>
              <w:bCs/>
              <w:sz w:val="16"/>
              <w:szCs w:val="16"/>
            </w:rPr>
            <w:fldChar w:fldCharType="begin"/>
          </w:r>
          <w:r w:rsidRPr="008A18CA">
            <w:rPr>
              <w:rFonts w:cs="Arial"/>
              <w:b/>
              <w:bCs/>
              <w:sz w:val="16"/>
              <w:szCs w:val="16"/>
            </w:rPr>
            <w:instrText xml:space="preserve"> PAGE   \* MERGEFORMAT </w:instrText>
          </w:r>
          <w:r w:rsidRPr="008A18CA">
            <w:rPr>
              <w:rFonts w:cs="Arial"/>
              <w:b/>
              <w:bCs/>
              <w:sz w:val="16"/>
              <w:szCs w:val="16"/>
            </w:rPr>
            <w:fldChar w:fldCharType="separate"/>
          </w:r>
          <w:r w:rsidR="003A7859">
            <w:rPr>
              <w:rFonts w:cs="Arial"/>
              <w:b/>
              <w:bCs/>
              <w:noProof/>
              <w:sz w:val="16"/>
              <w:szCs w:val="16"/>
            </w:rPr>
            <w:t>27</w:t>
          </w:r>
          <w:r w:rsidRPr="008A18CA">
            <w:rPr>
              <w:rFonts w:cs="Arial"/>
              <w:b/>
              <w:bCs/>
              <w:sz w:val="16"/>
              <w:szCs w:val="16"/>
            </w:rPr>
            <w:fldChar w:fldCharType="end"/>
          </w:r>
          <w:r w:rsidRPr="008A18CA">
            <w:rPr>
              <w:rFonts w:cs="Arial"/>
              <w:b/>
              <w:sz w:val="16"/>
              <w:szCs w:val="16"/>
            </w:rPr>
            <w:t xml:space="preserve"> de  </w:t>
          </w:r>
          <w:fldSimple w:instr=" NUMPAGES   \* MERGEFORMAT ">
            <w:r w:rsidR="003A7859" w:rsidRPr="003A7859">
              <w:rPr>
                <w:rFonts w:cs="Arial"/>
                <w:b/>
                <w:bCs/>
                <w:noProof/>
                <w:sz w:val="16"/>
                <w:szCs w:val="16"/>
              </w:rPr>
              <w:t>29</w:t>
            </w:r>
          </w:fldSimple>
        </w:p>
      </w:tc>
    </w:tr>
    <w:tr w:rsidR="00DA5792" w:rsidRPr="008A18CA" w:rsidTr="00D215E0">
      <w:tblPrEx>
        <w:tblCellMar>
          <w:left w:w="108" w:type="dxa"/>
          <w:right w:w="108" w:type="dxa"/>
        </w:tblCellMar>
      </w:tblPrEx>
      <w:trPr>
        <w:trHeight w:val="418"/>
      </w:trPr>
      <w:tc>
        <w:tcPr>
          <w:tcW w:w="2930" w:type="dxa"/>
          <w:vMerge/>
          <w:vAlign w:val="center"/>
        </w:tcPr>
        <w:p w:rsidR="00DA5792" w:rsidRPr="008A18CA" w:rsidRDefault="00DA5792" w:rsidP="001D078F">
          <w:pPr>
            <w:pStyle w:val="Header"/>
            <w:rPr>
              <w:rFonts w:cs="Arial"/>
              <w:sz w:val="16"/>
              <w:szCs w:val="16"/>
            </w:rPr>
          </w:pPr>
        </w:p>
      </w:tc>
      <w:tc>
        <w:tcPr>
          <w:tcW w:w="4594" w:type="dxa"/>
          <w:vMerge w:val="restart"/>
          <w:shd w:val="clear" w:color="auto" w:fill="auto"/>
          <w:vAlign w:val="center"/>
        </w:tcPr>
        <w:p w:rsidR="00DA5792" w:rsidRPr="008A18CA" w:rsidRDefault="00DA5792" w:rsidP="001D078F">
          <w:pPr>
            <w:rPr>
              <w:rFonts w:cs="Arial"/>
              <w:sz w:val="16"/>
              <w:szCs w:val="16"/>
            </w:rPr>
          </w:pPr>
          <w:r w:rsidRPr="008A18CA">
            <w:rPr>
              <w:rFonts w:cs="Arial"/>
              <w:sz w:val="16"/>
              <w:szCs w:val="16"/>
            </w:rPr>
            <w:t xml:space="preserve">Documento: </w:t>
          </w:r>
          <w:sdt>
            <w:sdtPr>
              <w:rPr>
                <w:rFonts w:cs="Arial"/>
                <w:b/>
                <w:sz w:val="16"/>
                <w:szCs w:val="16"/>
              </w:rPr>
              <w:alias w:val="Title"/>
              <w:id w:val="17838040"/>
              <w:showingPlcHdr/>
              <w:dataBinding w:prefixMappings="xmlns:ns0='http://purl.org/dc/elements/1.1/' xmlns:ns1='http://schemas.openxmlformats.org/package/2006/metadata/core-properties' " w:xpath="/ns1:coreProperties[1]/ns0:title[1]" w:storeItemID="{6C3C8BC8-F283-45AE-878A-BAB7291924A1}"/>
              <w:text/>
            </w:sdtPr>
            <w:sdtEndPr/>
            <w:sdtContent>
              <w:r>
                <w:rPr>
                  <w:rFonts w:cs="Arial"/>
                  <w:b/>
                  <w:sz w:val="16"/>
                  <w:szCs w:val="16"/>
                </w:rPr>
                <w:t xml:space="preserve">     </w:t>
              </w:r>
            </w:sdtContent>
          </w:sdt>
        </w:p>
        <w:p w:rsidR="00DA5792" w:rsidRPr="008A18CA" w:rsidRDefault="00DA5792" w:rsidP="001D078F">
          <w:pPr>
            <w:rPr>
              <w:rFonts w:cs="Arial"/>
              <w:sz w:val="16"/>
              <w:szCs w:val="16"/>
            </w:rPr>
          </w:pPr>
        </w:p>
        <w:p w:rsidR="00DA5792" w:rsidRPr="003743E1" w:rsidRDefault="00DA5792" w:rsidP="001D078F">
          <w:pPr>
            <w:rPr>
              <w:rFonts w:cs="Arial"/>
              <w:bCs/>
              <w:sz w:val="16"/>
              <w:szCs w:val="16"/>
              <w:u w:val="single"/>
            </w:rPr>
          </w:pPr>
          <w:r w:rsidRPr="003743E1">
            <w:rPr>
              <w:rFonts w:cs="Arial"/>
              <w:sz w:val="16"/>
              <w:szCs w:val="16"/>
            </w:rPr>
            <w:t xml:space="preserve">Archivo: </w:t>
          </w:r>
          <w:r w:rsidRPr="00E31A3B">
            <w:rPr>
              <w:rFonts w:cs="Arial"/>
              <w:sz w:val="16"/>
              <w:szCs w:val="16"/>
            </w:rPr>
            <w:fldChar w:fldCharType="begin"/>
          </w:r>
          <w:r w:rsidRPr="00E31A3B">
            <w:rPr>
              <w:rFonts w:cs="Arial"/>
              <w:sz w:val="16"/>
              <w:szCs w:val="16"/>
            </w:rPr>
            <w:instrText xml:space="preserve"> FILENAME  \* FirstCap  \* MERGEFORMAT </w:instrText>
          </w:r>
          <w:r w:rsidRPr="00E31A3B">
            <w:rPr>
              <w:rFonts w:cs="Arial"/>
              <w:sz w:val="16"/>
              <w:szCs w:val="16"/>
            </w:rPr>
            <w:fldChar w:fldCharType="separate"/>
          </w:r>
          <w:r>
            <w:rPr>
              <w:rFonts w:cs="Arial"/>
              <w:noProof/>
              <w:sz w:val="16"/>
              <w:szCs w:val="16"/>
            </w:rPr>
            <w:t>Analisis de herramientas IC.docx</w:t>
          </w:r>
          <w:r w:rsidRPr="00E31A3B">
            <w:rPr>
              <w:rFonts w:cs="Arial"/>
              <w:sz w:val="16"/>
              <w:szCs w:val="16"/>
            </w:rPr>
            <w:fldChar w:fldCharType="end"/>
          </w:r>
        </w:p>
      </w:tc>
      <w:tc>
        <w:tcPr>
          <w:tcW w:w="1490" w:type="dxa"/>
          <w:vAlign w:val="center"/>
        </w:tcPr>
        <w:p w:rsidR="00DA5792" w:rsidRPr="008A18CA" w:rsidRDefault="00DA5792" w:rsidP="001D078F">
          <w:pPr>
            <w:pStyle w:val="Header"/>
            <w:rPr>
              <w:rFonts w:cs="Arial"/>
              <w:bCs/>
              <w:sz w:val="16"/>
              <w:szCs w:val="16"/>
            </w:rPr>
          </w:pPr>
          <w:r w:rsidRPr="008A18CA">
            <w:rPr>
              <w:rFonts w:cs="Arial"/>
              <w:sz w:val="16"/>
              <w:szCs w:val="16"/>
            </w:rPr>
            <w:t>Última actualización:</w:t>
          </w:r>
          <w:r w:rsidRPr="008A18CA">
            <w:rPr>
              <w:rFonts w:cs="Arial"/>
              <w:bCs/>
              <w:sz w:val="16"/>
              <w:szCs w:val="16"/>
            </w:rPr>
            <w:t xml:space="preserve"> </w:t>
          </w:r>
        </w:p>
      </w:tc>
      <w:tc>
        <w:tcPr>
          <w:tcW w:w="1606" w:type="dxa"/>
          <w:vAlign w:val="center"/>
        </w:tcPr>
        <w:p w:rsidR="00DA5792" w:rsidRPr="008A18CA" w:rsidRDefault="00DA5792" w:rsidP="001D078F">
          <w:pPr>
            <w:pStyle w:val="Header"/>
            <w:rPr>
              <w:rFonts w:cs="Arial"/>
              <w:sz w:val="16"/>
              <w:szCs w:val="16"/>
            </w:rPr>
          </w:pPr>
          <w:r w:rsidRPr="008A18CA">
            <w:rPr>
              <w:rFonts w:cs="Arial"/>
              <w:sz w:val="16"/>
              <w:szCs w:val="16"/>
            </w:rPr>
            <w:t xml:space="preserve">Elaborado por: </w:t>
          </w:r>
          <w:r>
            <w:rPr>
              <w:b/>
              <w:sz w:val="18"/>
            </w:rPr>
            <w:t>Jaime Martinez</w:t>
          </w:r>
        </w:p>
      </w:tc>
    </w:tr>
    <w:tr w:rsidR="00DA5792" w:rsidRPr="008A18CA" w:rsidTr="00D215E0">
      <w:tblPrEx>
        <w:tblCellMar>
          <w:left w:w="108" w:type="dxa"/>
          <w:right w:w="108" w:type="dxa"/>
        </w:tblCellMar>
      </w:tblPrEx>
      <w:trPr>
        <w:trHeight w:val="415"/>
      </w:trPr>
      <w:tc>
        <w:tcPr>
          <w:tcW w:w="2930" w:type="dxa"/>
          <w:vMerge/>
          <w:vAlign w:val="center"/>
        </w:tcPr>
        <w:p w:rsidR="00DA5792" w:rsidRPr="008A18CA" w:rsidRDefault="00DA5792" w:rsidP="001D078F">
          <w:pPr>
            <w:pStyle w:val="Header"/>
            <w:rPr>
              <w:rFonts w:cs="Arial"/>
              <w:sz w:val="16"/>
              <w:szCs w:val="16"/>
            </w:rPr>
          </w:pPr>
        </w:p>
      </w:tc>
      <w:tc>
        <w:tcPr>
          <w:tcW w:w="4594" w:type="dxa"/>
          <w:vMerge/>
          <w:shd w:val="clear" w:color="auto" w:fill="auto"/>
          <w:vAlign w:val="center"/>
        </w:tcPr>
        <w:p w:rsidR="00DA5792" w:rsidRPr="008A18CA" w:rsidRDefault="00DA5792" w:rsidP="001D078F">
          <w:pPr>
            <w:pStyle w:val="Header"/>
            <w:rPr>
              <w:rFonts w:cs="Arial"/>
              <w:sz w:val="16"/>
              <w:szCs w:val="16"/>
            </w:rPr>
          </w:pPr>
        </w:p>
      </w:tc>
      <w:tc>
        <w:tcPr>
          <w:tcW w:w="3096" w:type="dxa"/>
          <w:gridSpan w:val="2"/>
          <w:vAlign w:val="center"/>
        </w:tcPr>
        <w:p w:rsidR="00DA5792" w:rsidRPr="008A18CA" w:rsidRDefault="00DA5792" w:rsidP="001D078F">
          <w:pPr>
            <w:pStyle w:val="Header"/>
            <w:rPr>
              <w:rFonts w:cs="Arial"/>
              <w:sz w:val="16"/>
              <w:szCs w:val="16"/>
            </w:rPr>
          </w:pPr>
          <w:r w:rsidRPr="008A18CA">
            <w:rPr>
              <w:rFonts w:cs="Arial"/>
              <w:sz w:val="16"/>
              <w:szCs w:val="16"/>
            </w:rPr>
            <w:t xml:space="preserve">Aprobado por: </w:t>
          </w:r>
        </w:p>
      </w:tc>
    </w:tr>
  </w:tbl>
  <w:p w:rsidR="00DA5792" w:rsidRDefault="00DA579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60542B"/>
    <w:multiLevelType w:val="hybridMultilevel"/>
    <w:tmpl w:val="9C08830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B5D1330"/>
    <w:multiLevelType w:val="hybridMultilevel"/>
    <w:tmpl w:val="94FE5A88"/>
    <w:lvl w:ilvl="0" w:tplc="240A000F">
      <w:start w:val="1"/>
      <w:numFmt w:val="decimal"/>
      <w:lvlText w:val="%1."/>
      <w:lvlJc w:val="left"/>
      <w:pPr>
        <w:ind w:left="720" w:hanging="360"/>
      </w:pPr>
      <w:rPr>
        <w:rFonts w:hint="default"/>
      </w:rPr>
    </w:lvl>
    <w:lvl w:ilvl="1" w:tplc="240A0001">
      <w:start w:val="1"/>
      <w:numFmt w:val="bullet"/>
      <w:lvlText w:val=""/>
      <w:lvlJc w:val="left"/>
      <w:pPr>
        <w:ind w:left="1440" w:hanging="360"/>
      </w:pPr>
      <w:rPr>
        <w:rFonts w:ascii="Symbol" w:hAnsi="Symbol" w:hint="default"/>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BC53658"/>
    <w:multiLevelType w:val="multilevel"/>
    <w:tmpl w:val="2C204A1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061F27"/>
    <w:multiLevelType w:val="hybridMultilevel"/>
    <w:tmpl w:val="82D24B6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6D352DC"/>
    <w:multiLevelType w:val="multilevel"/>
    <w:tmpl w:val="03B6D33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86773D"/>
    <w:multiLevelType w:val="hybridMultilevel"/>
    <w:tmpl w:val="7CAA23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96D25BC"/>
    <w:multiLevelType w:val="hybridMultilevel"/>
    <w:tmpl w:val="C5A0346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1CE773B9"/>
    <w:multiLevelType w:val="hybridMultilevel"/>
    <w:tmpl w:val="A162B8F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1D1A1441"/>
    <w:multiLevelType w:val="hybridMultilevel"/>
    <w:tmpl w:val="73D4079A"/>
    <w:lvl w:ilvl="0" w:tplc="1B0608BC">
      <w:numFmt w:val="bullet"/>
      <w:lvlText w:val="•"/>
      <w:lvlJc w:val="left"/>
      <w:pPr>
        <w:ind w:left="1065" w:hanging="705"/>
      </w:pPr>
      <w:rPr>
        <w:rFonts w:ascii="Raleway Regular" w:eastAsiaTheme="minorHAnsi" w:hAnsi="Raleway Regular"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232920C5"/>
    <w:multiLevelType w:val="hybridMultilevel"/>
    <w:tmpl w:val="BAB07B8A"/>
    <w:lvl w:ilvl="0" w:tplc="1B0608BC">
      <w:numFmt w:val="bullet"/>
      <w:lvlText w:val="•"/>
      <w:lvlJc w:val="left"/>
      <w:pPr>
        <w:ind w:left="1065" w:hanging="705"/>
      </w:pPr>
      <w:rPr>
        <w:rFonts w:ascii="Raleway Regular" w:eastAsiaTheme="minorHAnsi" w:hAnsi="Raleway Regular"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26A372D4"/>
    <w:multiLevelType w:val="hybridMultilevel"/>
    <w:tmpl w:val="00FACE6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8D35119"/>
    <w:multiLevelType w:val="hybridMultilevel"/>
    <w:tmpl w:val="C30C2852"/>
    <w:lvl w:ilvl="0" w:tplc="240A0001">
      <w:start w:val="1"/>
      <w:numFmt w:val="bullet"/>
      <w:lvlText w:val=""/>
      <w:lvlJc w:val="left"/>
      <w:pPr>
        <w:ind w:left="720" w:hanging="360"/>
      </w:pPr>
      <w:rPr>
        <w:rFonts w:ascii="Symbol" w:hAnsi="Symbol" w:hint="default"/>
      </w:rPr>
    </w:lvl>
    <w:lvl w:ilvl="1" w:tplc="240A0001">
      <w:start w:val="1"/>
      <w:numFmt w:val="bullet"/>
      <w:lvlText w:val=""/>
      <w:lvlJc w:val="left"/>
      <w:pPr>
        <w:ind w:left="1440" w:hanging="360"/>
      </w:pPr>
      <w:rPr>
        <w:rFonts w:ascii="Symbol" w:hAnsi="Symbol" w:hint="default"/>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30AC6F62"/>
    <w:multiLevelType w:val="hybridMultilevel"/>
    <w:tmpl w:val="88E062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1960803"/>
    <w:multiLevelType w:val="hybridMultilevel"/>
    <w:tmpl w:val="1B3291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328B487B"/>
    <w:multiLevelType w:val="hybridMultilevel"/>
    <w:tmpl w:val="C2EA0E5C"/>
    <w:lvl w:ilvl="0" w:tplc="1B0608BC">
      <w:numFmt w:val="bullet"/>
      <w:lvlText w:val="•"/>
      <w:lvlJc w:val="left"/>
      <w:pPr>
        <w:ind w:left="2130" w:hanging="705"/>
      </w:pPr>
      <w:rPr>
        <w:rFonts w:ascii="Raleway Regular" w:eastAsiaTheme="minorHAnsi" w:hAnsi="Raleway Regular" w:cstheme="minorBidi" w:hint="default"/>
      </w:rPr>
    </w:lvl>
    <w:lvl w:ilvl="1" w:tplc="240A0003" w:tentative="1">
      <w:start w:val="1"/>
      <w:numFmt w:val="bullet"/>
      <w:lvlText w:val="o"/>
      <w:lvlJc w:val="left"/>
      <w:pPr>
        <w:ind w:left="2505" w:hanging="360"/>
      </w:pPr>
      <w:rPr>
        <w:rFonts w:ascii="Courier New" w:hAnsi="Courier New" w:cs="Courier New" w:hint="default"/>
      </w:rPr>
    </w:lvl>
    <w:lvl w:ilvl="2" w:tplc="240A0005" w:tentative="1">
      <w:start w:val="1"/>
      <w:numFmt w:val="bullet"/>
      <w:lvlText w:val=""/>
      <w:lvlJc w:val="left"/>
      <w:pPr>
        <w:ind w:left="3225" w:hanging="360"/>
      </w:pPr>
      <w:rPr>
        <w:rFonts w:ascii="Wingdings" w:hAnsi="Wingdings" w:hint="default"/>
      </w:rPr>
    </w:lvl>
    <w:lvl w:ilvl="3" w:tplc="240A0001" w:tentative="1">
      <w:start w:val="1"/>
      <w:numFmt w:val="bullet"/>
      <w:lvlText w:val=""/>
      <w:lvlJc w:val="left"/>
      <w:pPr>
        <w:ind w:left="3945" w:hanging="360"/>
      </w:pPr>
      <w:rPr>
        <w:rFonts w:ascii="Symbol" w:hAnsi="Symbol" w:hint="default"/>
      </w:rPr>
    </w:lvl>
    <w:lvl w:ilvl="4" w:tplc="240A0003" w:tentative="1">
      <w:start w:val="1"/>
      <w:numFmt w:val="bullet"/>
      <w:lvlText w:val="o"/>
      <w:lvlJc w:val="left"/>
      <w:pPr>
        <w:ind w:left="4665" w:hanging="360"/>
      </w:pPr>
      <w:rPr>
        <w:rFonts w:ascii="Courier New" w:hAnsi="Courier New" w:cs="Courier New" w:hint="default"/>
      </w:rPr>
    </w:lvl>
    <w:lvl w:ilvl="5" w:tplc="240A0005" w:tentative="1">
      <w:start w:val="1"/>
      <w:numFmt w:val="bullet"/>
      <w:lvlText w:val=""/>
      <w:lvlJc w:val="left"/>
      <w:pPr>
        <w:ind w:left="5385" w:hanging="360"/>
      </w:pPr>
      <w:rPr>
        <w:rFonts w:ascii="Wingdings" w:hAnsi="Wingdings" w:hint="default"/>
      </w:rPr>
    </w:lvl>
    <w:lvl w:ilvl="6" w:tplc="240A0001" w:tentative="1">
      <w:start w:val="1"/>
      <w:numFmt w:val="bullet"/>
      <w:lvlText w:val=""/>
      <w:lvlJc w:val="left"/>
      <w:pPr>
        <w:ind w:left="6105" w:hanging="360"/>
      </w:pPr>
      <w:rPr>
        <w:rFonts w:ascii="Symbol" w:hAnsi="Symbol" w:hint="default"/>
      </w:rPr>
    </w:lvl>
    <w:lvl w:ilvl="7" w:tplc="240A0003" w:tentative="1">
      <w:start w:val="1"/>
      <w:numFmt w:val="bullet"/>
      <w:lvlText w:val="o"/>
      <w:lvlJc w:val="left"/>
      <w:pPr>
        <w:ind w:left="6825" w:hanging="360"/>
      </w:pPr>
      <w:rPr>
        <w:rFonts w:ascii="Courier New" w:hAnsi="Courier New" w:cs="Courier New" w:hint="default"/>
      </w:rPr>
    </w:lvl>
    <w:lvl w:ilvl="8" w:tplc="240A0005" w:tentative="1">
      <w:start w:val="1"/>
      <w:numFmt w:val="bullet"/>
      <w:lvlText w:val=""/>
      <w:lvlJc w:val="left"/>
      <w:pPr>
        <w:ind w:left="7545" w:hanging="360"/>
      </w:pPr>
      <w:rPr>
        <w:rFonts w:ascii="Wingdings" w:hAnsi="Wingdings" w:hint="default"/>
      </w:rPr>
    </w:lvl>
  </w:abstractNum>
  <w:abstractNum w:abstractNumId="15" w15:restartNumberingAfterBreak="0">
    <w:nsid w:val="35571A98"/>
    <w:multiLevelType w:val="hybridMultilevel"/>
    <w:tmpl w:val="85208978"/>
    <w:lvl w:ilvl="0" w:tplc="240A0001">
      <w:start w:val="1"/>
      <w:numFmt w:val="bullet"/>
      <w:lvlText w:val=""/>
      <w:lvlJc w:val="left"/>
      <w:pPr>
        <w:ind w:left="720" w:hanging="360"/>
      </w:pPr>
      <w:rPr>
        <w:rFonts w:ascii="Symbol" w:hAnsi="Symbol"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3887423D"/>
    <w:multiLevelType w:val="hybridMultilevel"/>
    <w:tmpl w:val="E34689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39703771"/>
    <w:multiLevelType w:val="hybridMultilevel"/>
    <w:tmpl w:val="F78A052C"/>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3A422C6A"/>
    <w:multiLevelType w:val="hybridMultilevel"/>
    <w:tmpl w:val="39B649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3A4D5498"/>
    <w:multiLevelType w:val="hybridMultilevel"/>
    <w:tmpl w:val="8716D3B2"/>
    <w:lvl w:ilvl="0" w:tplc="6D0867CC">
      <w:numFmt w:val="bullet"/>
      <w:lvlText w:val="-"/>
      <w:lvlJc w:val="left"/>
      <w:pPr>
        <w:ind w:left="720" w:hanging="360"/>
      </w:pPr>
      <w:rPr>
        <w:rFonts w:ascii="Constantia" w:eastAsiaTheme="minorHAnsi" w:hAnsi="Constantia"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3B736018"/>
    <w:multiLevelType w:val="hybridMultilevel"/>
    <w:tmpl w:val="A886CD46"/>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3E1A2EAB"/>
    <w:multiLevelType w:val="hybridMultilevel"/>
    <w:tmpl w:val="120EF8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3ED25093"/>
    <w:multiLevelType w:val="multilevel"/>
    <w:tmpl w:val="C062F0F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520181B"/>
    <w:multiLevelType w:val="hybridMultilevel"/>
    <w:tmpl w:val="1036510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463E7FA4"/>
    <w:multiLevelType w:val="hybridMultilevel"/>
    <w:tmpl w:val="5DFACB9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47303134"/>
    <w:multiLevelType w:val="hybridMultilevel"/>
    <w:tmpl w:val="A886CD46"/>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48DB3485"/>
    <w:multiLevelType w:val="hybridMultilevel"/>
    <w:tmpl w:val="11DA1E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4ADF21CE"/>
    <w:multiLevelType w:val="hybridMultilevel"/>
    <w:tmpl w:val="3E5A69B2"/>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504371F1"/>
    <w:multiLevelType w:val="hybridMultilevel"/>
    <w:tmpl w:val="0DDE6ED2"/>
    <w:lvl w:ilvl="0" w:tplc="1B0608BC">
      <w:numFmt w:val="bullet"/>
      <w:lvlText w:val="•"/>
      <w:lvlJc w:val="left"/>
      <w:pPr>
        <w:ind w:left="1065" w:hanging="705"/>
      </w:pPr>
      <w:rPr>
        <w:rFonts w:ascii="Raleway Regular" w:eastAsiaTheme="minorHAnsi" w:hAnsi="Raleway Regular"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513E07BA"/>
    <w:multiLevelType w:val="hybridMultilevel"/>
    <w:tmpl w:val="A886CD46"/>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57AB7F50"/>
    <w:multiLevelType w:val="hybridMultilevel"/>
    <w:tmpl w:val="D0B68A62"/>
    <w:lvl w:ilvl="0" w:tplc="1B0608BC">
      <w:numFmt w:val="bullet"/>
      <w:lvlText w:val="•"/>
      <w:lvlJc w:val="left"/>
      <w:pPr>
        <w:ind w:left="1065" w:hanging="705"/>
      </w:pPr>
      <w:rPr>
        <w:rFonts w:ascii="Raleway Regular" w:eastAsiaTheme="minorHAnsi" w:hAnsi="Raleway Regular"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5C131542"/>
    <w:multiLevelType w:val="hybridMultilevel"/>
    <w:tmpl w:val="A886CD46"/>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15:restartNumberingAfterBreak="0">
    <w:nsid w:val="64B65D5C"/>
    <w:multiLevelType w:val="hybridMultilevel"/>
    <w:tmpl w:val="93D6079C"/>
    <w:lvl w:ilvl="0" w:tplc="1B0608BC">
      <w:numFmt w:val="bullet"/>
      <w:lvlText w:val="•"/>
      <w:lvlJc w:val="left"/>
      <w:pPr>
        <w:ind w:left="1065" w:hanging="705"/>
      </w:pPr>
      <w:rPr>
        <w:rFonts w:ascii="Raleway Regular" w:eastAsiaTheme="minorHAnsi" w:hAnsi="Raleway Regular"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67126864"/>
    <w:multiLevelType w:val="multilevel"/>
    <w:tmpl w:val="0C14B73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7A5010A"/>
    <w:multiLevelType w:val="hybridMultilevel"/>
    <w:tmpl w:val="10C846E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69C2071D"/>
    <w:multiLevelType w:val="hybridMultilevel"/>
    <w:tmpl w:val="8412116E"/>
    <w:lvl w:ilvl="0" w:tplc="1B0608BC">
      <w:numFmt w:val="bullet"/>
      <w:lvlText w:val="•"/>
      <w:lvlJc w:val="left"/>
      <w:pPr>
        <w:ind w:left="1065" w:hanging="705"/>
      </w:pPr>
      <w:rPr>
        <w:rFonts w:ascii="Raleway Regular" w:eastAsiaTheme="minorHAnsi" w:hAnsi="Raleway Regular"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6AEB0736"/>
    <w:multiLevelType w:val="hybridMultilevel"/>
    <w:tmpl w:val="8370BF3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6E713DB0"/>
    <w:multiLevelType w:val="hybridMultilevel"/>
    <w:tmpl w:val="7D465F6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8" w15:restartNumberingAfterBreak="0">
    <w:nsid w:val="70B64125"/>
    <w:multiLevelType w:val="hybridMultilevel"/>
    <w:tmpl w:val="CF6C198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745B1B04"/>
    <w:multiLevelType w:val="hybridMultilevel"/>
    <w:tmpl w:val="4810046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0" w15:restartNumberingAfterBreak="0">
    <w:nsid w:val="7712484D"/>
    <w:multiLevelType w:val="hybridMultilevel"/>
    <w:tmpl w:val="A886CD46"/>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1" w15:restartNumberingAfterBreak="0">
    <w:nsid w:val="79AA33B0"/>
    <w:multiLevelType w:val="hybridMultilevel"/>
    <w:tmpl w:val="C20CCA6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39"/>
  </w:num>
  <w:num w:numId="2">
    <w:abstractNumId w:val="1"/>
  </w:num>
  <w:num w:numId="3">
    <w:abstractNumId w:val="27"/>
  </w:num>
  <w:num w:numId="4">
    <w:abstractNumId w:val="15"/>
  </w:num>
  <w:num w:numId="5">
    <w:abstractNumId w:val="17"/>
  </w:num>
  <w:num w:numId="6">
    <w:abstractNumId w:val="34"/>
  </w:num>
  <w:num w:numId="7">
    <w:abstractNumId w:val="23"/>
  </w:num>
  <w:num w:numId="8">
    <w:abstractNumId w:val="33"/>
  </w:num>
  <w:num w:numId="9">
    <w:abstractNumId w:val="11"/>
  </w:num>
  <w:num w:numId="10">
    <w:abstractNumId w:val="22"/>
  </w:num>
  <w:num w:numId="11">
    <w:abstractNumId w:val="16"/>
  </w:num>
  <w:num w:numId="12">
    <w:abstractNumId w:val="37"/>
  </w:num>
  <w:num w:numId="13">
    <w:abstractNumId w:val="6"/>
  </w:num>
  <w:num w:numId="14">
    <w:abstractNumId w:val="24"/>
  </w:num>
  <w:num w:numId="15">
    <w:abstractNumId w:val="41"/>
  </w:num>
  <w:num w:numId="16">
    <w:abstractNumId w:val="40"/>
  </w:num>
  <w:num w:numId="17">
    <w:abstractNumId w:val="36"/>
  </w:num>
  <w:num w:numId="18">
    <w:abstractNumId w:val="29"/>
  </w:num>
  <w:num w:numId="19">
    <w:abstractNumId w:val="20"/>
  </w:num>
  <w:num w:numId="20">
    <w:abstractNumId w:val="31"/>
  </w:num>
  <w:num w:numId="21">
    <w:abstractNumId w:val="5"/>
  </w:num>
  <w:num w:numId="22">
    <w:abstractNumId w:val="25"/>
  </w:num>
  <w:num w:numId="23">
    <w:abstractNumId w:val="19"/>
  </w:num>
  <w:num w:numId="24">
    <w:abstractNumId w:val="26"/>
  </w:num>
  <w:num w:numId="25">
    <w:abstractNumId w:val="21"/>
  </w:num>
  <w:num w:numId="26">
    <w:abstractNumId w:val="2"/>
  </w:num>
  <w:num w:numId="27">
    <w:abstractNumId w:val="4"/>
  </w:num>
  <w:num w:numId="28">
    <w:abstractNumId w:val="12"/>
  </w:num>
  <w:num w:numId="29">
    <w:abstractNumId w:val="3"/>
  </w:num>
  <w:num w:numId="30">
    <w:abstractNumId w:val="10"/>
  </w:num>
  <w:num w:numId="31">
    <w:abstractNumId w:val="13"/>
  </w:num>
  <w:num w:numId="32">
    <w:abstractNumId w:val="35"/>
  </w:num>
  <w:num w:numId="33">
    <w:abstractNumId w:val="9"/>
  </w:num>
  <w:num w:numId="34">
    <w:abstractNumId w:val="14"/>
  </w:num>
  <w:num w:numId="35">
    <w:abstractNumId w:val="28"/>
  </w:num>
  <w:num w:numId="36">
    <w:abstractNumId w:val="30"/>
  </w:num>
  <w:num w:numId="37">
    <w:abstractNumId w:val="32"/>
  </w:num>
  <w:num w:numId="38">
    <w:abstractNumId w:val="8"/>
  </w:num>
  <w:num w:numId="39">
    <w:abstractNumId w:val="0"/>
  </w:num>
  <w:num w:numId="40">
    <w:abstractNumId w:val="18"/>
  </w:num>
  <w:num w:numId="41">
    <w:abstractNumId w:val="7"/>
  </w:num>
  <w:num w:numId="42">
    <w:abstractNumId w:val="3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aime Alberto Martinez Velasco">
    <w15:presenceInfo w15:providerId="Windows Live" w15:userId="9d6c313fecc7e9c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0FF5"/>
    <w:rsid w:val="00024432"/>
    <w:rsid w:val="000314F5"/>
    <w:rsid w:val="0004340C"/>
    <w:rsid w:val="00045B40"/>
    <w:rsid w:val="00047EAA"/>
    <w:rsid w:val="0005706C"/>
    <w:rsid w:val="00082811"/>
    <w:rsid w:val="00087BAD"/>
    <w:rsid w:val="00091900"/>
    <w:rsid w:val="00092882"/>
    <w:rsid w:val="0009405E"/>
    <w:rsid w:val="000A344D"/>
    <w:rsid w:val="000C3D8A"/>
    <w:rsid w:val="000C4B71"/>
    <w:rsid w:val="000F3701"/>
    <w:rsid w:val="000F4FCC"/>
    <w:rsid w:val="000F6672"/>
    <w:rsid w:val="00111F08"/>
    <w:rsid w:val="00115724"/>
    <w:rsid w:val="00116BAE"/>
    <w:rsid w:val="0011734E"/>
    <w:rsid w:val="00155795"/>
    <w:rsid w:val="00165031"/>
    <w:rsid w:val="0016553B"/>
    <w:rsid w:val="00174294"/>
    <w:rsid w:val="001979E5"/>
    <w:rsid w:val="00197DE5"/>
    <w:rsid w:val="001A11DA"/>
    <w:rsid w:val="001A2A89"/>
    <w:rsid w:val="001A4F6F"/>
    <w:rsid w:val="001B3AA0"/>
    <w:rsid w:val="001D078F"/>
    <w:rsid w:val="001D6779"/>
    <w:rsid w:val="001E1F26"/>
    <w:rsid w:val="001F445F"/>
    <w:rsid w:val="00212693"/>
    <w:rsid w:val="0021388F"/>
    <w:rsid w:val="00221871"/>
    <w:rsid w:val="00226D40"/>
    <w:rsid w:val="00233B8D"/>
    <w:rsid w:val="00237C29"/>
    <w:rsid w:val="00245DA3"/>
    <w:rsid w:val="00262E8D"/>
    <w:rsid w:val="002644E6"/>
    <w:rsid w:val="0027010B"/>
    <w:rsid w:val="0027274C"/>
    <w:rsid w:val="002728B5"/>
    <w:rsid w:val="00273338"/>
    <w:rsid w:val="002778FE"/>
    <w:rsid w:val="00291E89"/>
    <w:rsid w:val="002A3B61"/>
    <w:rsid w:val="002B0FF3"/>
    <w:rsid w:val="002B2886"/>
    <w:rsid w:val="002B7658"/>
    <w:rsid w:val="002C0342"/>
    <w:rsid w:val="002D0993"/>
    <w:rsid w:val="002E53EA"/>
    <w:rsid w:val="002F152A"/>
    <w:rsid w:val="002F6A06"/>
    <w:rsid w:val="0030052A"/>
    <w:rsid w:val="00305AAA"/>
    <w:rsid w:val="00314D64"/>
    <w:rsid w:val="00331BB8"/>
    <w:rsid w:val="003324A6"/>
    <w:rsid w:val="003568E4"/>
    <w:rsid w:val="003616DE"/>
    <w:rsid w:val="003629A6"/>
    <w:rsid w:val="00362D86"/>
    <w:rsid w:val="003646F0"/>
    <w:rsid w:val="00364E7E"/>
    <w:rsid w:val="00367A1C"/>
    <w:rsid w:val="00372408"/>
    <w:rsid w:val="00372E40"/>
    <w:rsid w:val="003739BA"/>
    <w:rsid w:val="00375905"/>
    <w:rsid w:val="00375FA0"/>
    <w:rsid w:val="00383D6D"/>
    <w:rsid w:val="00384807"/>
    <w:rsid w:val="003859FC"/>
    <w:rsid w:val="00394245"/>
    <w:rsid w:val="003A41C0"/>
    <w:rsid w:val="003A4ADF"/>
    <w:rsid w:val="003A7859"/>
    <w:rsid w:val="003B2533"/>
    <w:rsid w:val="003B5938"/>
    <w:rsid w:val="003B6A4A"/>
    <w:rsid w:val="003C0D5E"/>
    <w:rsid w:val="003C1880"/>
    <w:rsid w:val="003C1EC9"/>
    <w:rsid w:val="003D01BE"/>
    <w:rsid w:val="003D0CEF"/>
    <w:rsid w:val="003D20D3"/>
    <w:rsid w:val="00404C53"/>
    <w:rsid w:val="00406E06"/>
    <w:rsid w:val="00411817"/>
    <w:rsid w:val="00417D1F"/>
    <w:rsid w:val="00430186"/>
    <w:rsid w:val="004375A7"/>
    <w:rsid w:val="00443550"/>
    <w:rsid w:val="00455D38"/>
    <w:rsid w:val="00456AD1"/>
    <w:rsid w:val="004601F0"/>
    <w:rsid w:val="0047171C"/>
    <w:rsid w:val="00471A50"/>
    <w:rsid w:val="00471BC9"/>
    <w:rsid w:val="00481027"/>
    <w:rsid w:val="00484B09"/>
    <w:rsid w:val="004E2972"/>
    <w:rsid w:val="004F2886"/>
    <w:rsid w:val="005200CA"/>
    <w:rsid w:val="0052307F"/>
    <w:rsid w:val="00526069"/>
    <w:rsid w:val="005472AE"/>
    <w:rsid w:val="005535B6"/>
    <w:rsid w:val="005550C3"/>
    <w:rsid w:val="00556503"/>
    <w:rsid w:val="00561648"/>
    <w:rsid w:val="00562924"/>
    <w:rsid w:val="00566F5C"/>
    <w:rsid w:val="005670A4"/>
    <w:rsid w:val="00576482"/>
    <w:rsid w:val="00577C7C"/>
    <w:rsid w:val="005805CD"/>
    <w:rsid w:val="005820CD"/>
    <w:rsid w:val="00597817"/>
    <w:rsid w:val="005A1630"/>
    <w:rsid w:val="005A7093"/>
    <w:rsid w:val="005B18BB"/>
    <w:rsid w:val="005C6170"/>
    <w:rsid w:val="005C6342"/>
    <w:rsid w:val="005C73EF"/>
    <w:rsid w:val="005D4A15"/>
    <w:rsid w:val="005E0F86"/>
    <w:rsid w:val="005E49F2"/>
    <w:rsid w:val="006051A4"/>
    <w:rsid w:val="006132BF"/>
    <w:rsid w:val="0061451E"/>
    <w:rsid w:val="0061582A"/>
    <w:rsid w:val="00620075"/>
    <w:rsid w:val="006200EF"/>
    <w:rsid w:val="0062281E"/>
    <w:rsid w:val="0062664C"/>
    <w:rsid w:val="00630AB7"/>
    <w:rsid w:val="00633ED2"/>
    <w:rsid w:val="00645923"/>
    <w:rsid w:val="00657AF9"/>
    <w:rsid w:val="00672BD4"/>
    <w:rsid w:val="0067572C"/>
    <w:rsid w:val="006962B8"/>
    <w:rsid w:val="006B3C66"/>
    <w:rsid w:val="006C0AF2"/>
    <w:rsid w:val="006C2CFC"/>
    <w:rsid w:val="006D6CB3"/>
    <w:rsid w:val="006E49C0"/>
    <w:rsid w:val="006F6973"/>
    <w:rsid w:val="00701FD9"/>
    <w:rsid w:val="007027BD"/>
    <w:rsid w:val="00706D77"/>
    <w:rsid w:val="007201AA"/>
    <w:rsid w:val="00722942"/>
    <w:rsid w:val="00726B5C"/>
    <w:rsid w:val="00745FE3"/>
    <w:rsid w:val="0074697A"/>
    <w:rsid w:val="007556D7"/>
    <w:rsid w:val="00757D70"/>
    <w:rsid w:val="007723F7"/>
    <w:rsid w:val="00772F4F"/>
    <w:rsid w:val="007852F7"/>
    <w:rsid w:val="007943AF"/>
    <w:rsid w:val="007B0C5F"/>
    <w:rsid w:val="007C0097"/>
    <w:rsid w:val="007C1002"/>
    <w:rsid w:val="007C41D9"/>
    <w:rsid w:val="007D31CB"/>
    <w:rsid w:val="007D48DD"/>
    <w:rsid w:val="007E1479"/>
    <w:rsid w:val="007E7479"/>
    <w:rsid w:val="007F09A9"/>
    <w:rsid w:val="008019C7"/>
    <w:rsid w:val="00826E92"/>
    <w:rsid w:val="00833747"/>
    <w:rsid w:val="00836D6C"/>
    <w:rsid w:val="00841BBC"/>
    <w:rsid w:val="0084363D"/>
    <w:rsid w:val="00870B44"/>
    <w:rsid w:val="00871381"/>
    <w:rsid w:val="008769D8"/>
    <w:rsid w:val="008811CE"/>
    <w:rsid w:val="00890779"/>
    <w:rsid w:val="00895C66"/>
    <w:rsid w:val="00897C1B"/>
    <w:rsid w:val="008A079C"/>
    <w:rsid w:val="008A1605"/>
    <w:rsid w:val="008A661A"/>
    <w:rsid w:val="008B5C37"/>
    <w:rsid w:val="008C7A10"/>
    <w:rsid w:val="008D2161"/>
    <w:rsid w:val="008D2C4D"/>
    <w:rsid w:val="008D3F92"/>
    <w:rsid w:val="008E0F6A"/>
    <w:rsid w:val="008E7640"/>
    <w:rsid w:val="008F28D7"/>
    <w:rsid w:val="00900B50"/>
    <w:rsid w:val="0090100F"/>
    <w:rsid w:val="00913F30"/>
    <w:rsid w:val="00914762"/>
    <w:rsid w:val="00915147"/>
    <w:rsid w:val="009278A3"/>
    <w:rsid w:val="00927BF3"/>
    <w:rsid w:val="00935963"/>
    <w:rsid w:val="00951B5D"/>
    <w:rsid w:val="009543C4"/>
    <w:rsid w:val="00960136"/>
    <w:rsid w:val="00963863"/>
    <w:rsid w:val="00964BEC"/>
    <w:rsid w:val="00986153"/>
    <w:rsid w:val="009874F9"/>
    <w:rsid w:val="009A0098"/>
    <w:rsid w:val="009A783A"/>
    <w:rsid w:val="009B16AE"/>
    <w:rsid w:val="009B4270"/>
    <w:rsid w:val="009C5FAD"/>
    <w:rsid w:val="009C66B5"/>
    <w:rsid w:val="009E3209"/>
    <w:rsid w:val="009F0DB0"/>
    <w:rsid w:val="009F3F6D"/>
    <w:rsid w:val="009F7E71"/>
    <w:rsid w:val="00A002AE"/>
    <w:rsid w:val="00A007C5"/>
    <w:rsid w:val="00A17EBB"/>
    <w:rsid w:val="00A20089"/>
    <w:rsid w:val="00A267DA"/>
    <w:rsid w:val="00A31675"/>
    <w:rsid w:val="00A321EC"/>
    <w:rsid w:val="00A43302"/>
    <w:rsid w:val="00A55D46"/>
    <w:rsid w:val="00A633DC"/>
    <w:rsid w:val="00A666A7"/>
    <w:rsid w:val="00A8261E"/>
    <w:rsid w:val="00A863AA"/>
    <w:rsid w:val="00A94F2D"/>
    <w:rsid w:val="00A95904"/>
    <w:rsid w:val="00AA1CF5"/>
    <w:rsid w:val="00AB1BCC"/>
    <w:rsid w:val="00AB7622"/>
    <w:rsid w:val="00AC2846"/>
    <w:rsid w:val="00AC6659"/>
    <w:rsid w:val="00AD34DD"/>
    <w:rsid w:val="00AD3F42"/>
    <w:rsid w:val="00AE3425"/>
    <w:rsid w:val="00AE788B"/>
    <w:rsid w:val="00AF76F3"/>
    <w:rsid w:val="00B00440"/>
    <w:rsid w:val="00B203C8"/>
    <w:rsid w:val="00B31CA5"/>
    <w:rsid w:val="00B31CF7"/>
    <w:rsid w:val="00B330C0"/>
    <w:rsid w:val="00B33A4D"/>
    <w:rsid w:val="00B44920"/>
    <w:rsid w:val="00B45EFF"/>
    <w:rsid w:val="00B46251"/>
    <w:rsid w:val="00B51078"/>
    <w:rsid w:val="00B51F93"/>
    <w:rsid w:val="00B53D32"/>
    <w:rsid w:val="00B70862"/>
    <w:rsid w:val="00B727F4"/>
    <w:rsid w:val="00B741E0"/>
    <w:rsid w:val="00B80B5B"/>
    <w:rsid w:val="00B84201"/>
    <w:rsid w:val="00B93F87"/>
    <w:rsid w:val="00BB2836"/>
    <w:rsid w:val="00BB6F99"/>
    <w:rsid w:val="00BC5CFC"/>
    <w:rsid w:val="00BC773E"/>
    <w:rsid w:val="00BD1D54"/>
    <w:rsid w:val="00BE2E83"/>
    <w:rsid w:val="00BE3D5A"/>
    <w:rsid w:val="00C1248D"/>
    <w:rsid w:val="00C135ED"/>
    <w:rsid w:val="00C140B4"/>
    <w:rsid w:val="00C4720E"/>
    <w:rsid w:val="00C50580"/>
    <w:rsid w:val="00C53210"/>
    <w:rsid w:val="00C6231B"/>
    <w:rsid w:val="00C65560"/>
    <w:rsid w:val="00C67C30"/>
    <w:rsid w:val="00C70FF5"/>
    <w:rsid w:val="00C75E10"/>
    <w:rsid w:val="00C76879"/>
    <w:rsid w:val="00C770A8"/>
    <w:rsid w:val="00C81B61"/>
    <w:rsid w:val="00C8476D"/>
    <w:rsid w:val="00C903DF"/>
    <w:rsid w:val="00C94509"/>
    <w:rsid w:val="00C94865"/>
    <w:rsid w:val="00CA03EF"/>
    <w:rsid w:val="00CA2002"/>
    <w:rsid w:val="00CA358B"/>
    <w:rsid w:val="00CB39D4"/>
    <w:rsid w:val="00CC66FA"/>
    <w:rsid w:val="00CE7FC5"/>
    <w:rsid w:val="00D00A91"/>
    <w:rsid w:val="00D04D85"/>
    <w:rsid w:val="00D04EDF"/>
    <w:rsid w:val="00D14364"/>
    <w:rsid w:val="00D215E0"/>
    <w:rsid w:val="00D228CD"/>
    <w:rsid w:val="00D2291C"/>
    <w:rsid w:val="00D3327C"/>
    <w:rsid w:val="00D5365C"/>
    <w:rsid w:val="00D55F91"/>
    <w:rsid w:val="00D708C0"/>
    <w:rsid w:val="00D70986"/>
    <w:rsid w:val="00D97C9A"/>
    <w:rsid w:val="00DA5792"/>
    <w:rsid w:val="00DA7F75"/>
    <w:rsid w:val="00DB4290"/>
    <w:rsid w:val="00DB6E67"/>
    <w:rsid w:val="00DD469E"/>
    <w:rsid w:val="00DD696D"/>
    <w:rsid w:val="00DF15A0"/>
    <w:rsid w:val="00DF2090"/>
    <w:rsid w:val="00E20D66"/>
    <w:rsid w:val="00E23D7F"/>
    <w:rsid w:val="00E31F87"/>
    <w:rsid w:val="00E4254A"/>
    <w:rsid w:val="00E511CC"/>
    <w:rsid w:val="00E56E78"/>
    <w:rsid w:val="00E65EF5"/>
    <w:rsid w:val="00E73436"/>
    <w:rsid w:val="00E86152"/>
    <w:rsid w:val="00E93D7D"/>
    <w:rsid w:val="00E97BC6"/>
    <w:rsid w:val="00EA09AA"/>
    <w:rsid w:val="00EA3474"/>
    <w:rsid w:val="00ED3BB0"/>
    <w:rsid w:val="00EE0D64"/>
    <w:rsid w:val="00EE504C"/>
    <w:rsid w:val="00EE6D4E"/>
    <w:rsid w:val="00EF4624"/>
    <w:rsid w:val="00F04FCA"/>
    <w:rsid w:val="00F05C78"/>
    <w:rsid w:val="00F1052E"/>
    <w:rsid w:val="00F14BB2"/>
    <w:rsid w:val="00F21504"/>
    <w:rsid w:val="00F25153"/>
    <w:rsid w:val="00F25F7A"/>
    <w:rsid w:val="00F27978"/>
    <w:rsid w:val="00F43F08"/>
    <w:rsid w:val="00F46980"/>
    <w:rsid w:val="00F600E1"/>
    <w:rsid w:val="00F71F75"/>
    <w:rsid w:val="00F814F2"/>
    <w:rsid w:val="00F84695"/>
    <w:rsid w:val="00F850C9"/>
    <w:rsid w:val="00F86617"/>
    <w:rsid w:val="00F90512"/>
    <w:rsid w:val="00F93158"/>
    <w:rsid w:val="00F9799C"/>
    <w:rsid w:val="00FB31A2"/>
    <w:rsid w:val="00FB4BFA"/>
    <w:rsid w:val="00FC155E"/>
    <w:rsid w:val="00FC406D"/>
    <w:rsid w:val="00FF03E7"/>
    <w:rsid w:val="00FF10A2"/>
    <w:rsid w:val="00FF26E5"/>
    <w:rsid w:val="00FF30B1"/>
    <w:rsid w:val="00FF763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611DC30-FEAC-4570-8AD7-9178DF5B8C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6B5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1052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3596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A709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0DB0"/>
    <w:pPr>
      <w:ind w:left="720"/>
      <w:contextualSpacing/>
    </w:pPr>
  </w:style>
  <w:style w:type="character" w:styleId="SubtleEmphasis">
    <w:name w:val="Subtle Emphasis"/>
    <w:basedOn w:val="DefaultParagraphFont"/>
    <w:uiPriority w:val="19"/>
    <w:qFormat/>
    <w:rsid w:val="00F04FCA"/>
    <w:rPr>
      <w:i/>
      <w:iCs/>
      <w:color w:val="404040" w:themeColor="text1" w:themeTint="BF"/>
    </w:rPr>
  </w:style>
  <w:style w:type="character" w:customStyle="1" w:styleId="Heading1Char">
    <w:name w:val="Heading 1 Char"/>
    <w:basedOn w:val="DefaultParagraphFont"/>
    <w:link w:val="Heading1"/>
    <w:uiPriority w:val="9"/>
    <w:rsid w:val="00726B5C"/>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726B5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26B5C"/>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52307F"/>
    <w:pPr>
      <w:spacing w:after="0" w:line="240" w:lineRule="auto"/>
    </w:pPr>
  </w:style>
  <w:style w:type="paragraph" w:customStyle="1" w:styleId="Titulo1">
    <w:name w:val="Titulo 1"/>
    <w:basedOn w:val="NoSpacing"/>
    <w:link w:val="Titulo1Char"/>
    <w:qFormat/>
    <w:rsid w:val="004375A7"/>
    <w:rPr>
      <w:rFonts w:ascii="Raleway Regular" w:hAnsi="Raleway Regular"/>
      <w:b/>
      <w:color w:val="000000" w:themeColor="text1"/>
      <w:sz w:val="32"/>
    </w:rPr>
  </w:style>
  <w:style w:type="paragraph" w:styleId="Subtitle">
    <w:name w:val="Subtitle"/>
    <w:basedOn w:val="Normal"/>
    <w:next w:val="Normal"/>
    <w:link w:val="SubtitleChar"/>
    <w:uiPriority w:val="11"/>
    <w:qFormat/>
    <w:rsid w:val="00484B09"/>
    <w:pPr>
      <w:numPr>
        <w:ilvl w:val="1"/>
      </w:numPr>
    </w:pPr>
    <w:rPr>
      <w:rFonts w:eastAsiaTheme="minorEastAsia"/>
      <w:color w:val="5A5A5A" w:themeColor="text1" w:themeTint="A5"/>
      <w:spacing w:val="15"/>
    </w:rPr>
  </w:style>
  <w:style w:type="character" w:customStyle="1" w:styleId="NoSpacingChar">
    <w:name w:val="No Spacing Char"/>
    <w:basedOn w:val="DefaultParagraphFont"/>
    <w:link w:val="NoSpacing"/>
    <w:uiPriority w:val="1"/>
    <w:rsid w:val="004375A7"/>
  </w:style>
  <w:style w:type="character" w:customStyle="1" w:styleId="Titulo1Char">
    <w:name w:val="Titulo 1 Char"/>
    <w:basedOn w:val="NoSpacingChar"/>
    <w:link w:val="Titulo1"/>
    <w:rsid w:val="004375A7"/>
    <w:rPr>
      <w:rFonts w:ascii="Raleway Regular" w:hAnsi="Raleway Regular"/>
      <w:b/>
      <w:color w:val="000000" w:themeColor="text1"/>
      <w:sz w:val="32"/>
    </w:rPr>
  </w:style>
  <w:style w:type="character" w:customStyle="1" w:styleId="SubtitleChar">
    <w:name w:val="Subtitle Char"/>
    <w:basedOn w:val="DefaultParagraphFont"/>
    <w:link w:val="Subtitle"/>
    <w:uiPriority w:val="11"/>
    <w:rsid w:val="00484B09"/>
    <w:rPr>
      <w:rFonts w:eastAsiaTheme="minorEastAsia"/>
      <w:color w:val="5A5A5A" w:themeColor="text1" w:themeTint="A5"/>
      <w:spacing w:val="15"/>
    </w:rPr>
  </w:style>
  <w:style w:type="table" w:styleId="TableGrid">
    <w:name w:val="Table Grid"/>
    <w:basedOn w:val="TableNormal"/>
    <w:uiPriority w:val="39"/>
    <w:rsid w:val="00F600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1D078F"/>
    <w:pPr>
      <w:tabs>
        <w:tab w:val="center" w:pos="4680"/>
        <w:tab w:val="right" w:pos="9360"/>
      </w:tabs>
      <w:spacing w:after="0" w:line="240" w:lineRule="auto"/>
    </w:pPr>
  </w:style>
  <w:style w:type="character" w:customStyle="1" w:styleId="HeaderChar">
    <w:name w:val="Header Char"/>
    <w:basedOn w:val="DefaultParagraphFont"/>
    <w:link w:val="Header"/>
    <w:rsid w:val="001D078F"/>
  </w:style>
  <w:style w:type="paragraph" w:styleId="Footer">
    <w:name w:val="footer"/>
    <w:basedOn w:val="Normal"/>
    <w:link w:val="FooterChar"/>
    <w:uiPriority w:val="99"/>
    <w:unhideWhenUsed/>
    <w:rsid w:val="001D07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078F"/>
  </w:style>
  <w:style w:type="paragraph" w:customStyle="1" w:styleId="Revisin1">
    <w:name w:val="Revisión1"/>
    <w:basedOn w:val="Normal"/>
    <w:rsid w:val="001D078F"/>
    <w:pPr>
      <w:tabs>
        <w:tab w:val="left" w:pos="1800"/>
        <w:tab w:val="left" w:pos="3060"/>
        <w:tab w:val="left" w:pos="4140"/>
        <w:tab w:val="left" w:pos="7920"/>
      </w:tabs>
      <w:autoSpaceDE w:val="0"/>
      <w:autoSpaceDN w:val="0"/>
      <w:spacing w:after="240" w:line="240" w:lineRule="auto"/>
      <w:ind w:left="360"/>
    </w:pPr>
    <w:rPr>
      <w:rFonts w:ascii="Arial" w:eastAsia="Times New Roman" w:hAnsi="Arial" w:cs="Arial"/>
      <w:i/>
      <w:iCs/>
      <w:sz w:val="20"/>
      <w:szCs w:val="20"/>
      <w:lang w:val="en-US"/>
    </w:rPr>
  </w:style>
  <w:style w:type="paragraph" w:customStyle="1" w:styleId="revisiontitle">
    <w:name w:val="revisiontitle"/>
    <w:basedOn w:val="Revisin1"/>
    <w:rsid w:val="001D078F"/>
    <w:pPr>
      <w:tabs>
        <w:tab w:val="left" w:pos="4050"/>
      </w:tabs>
    </w:pPr>
    <w:rPr>
      <w:i w:val="0"/>
      <w:iCs w:val="0"/>
      <w:u w:val="single"/>
    </w:rPr>
  </w:style>
  <w:style w:type="character" w:styleId="Strong">
    <w:name w:val="Strong"/>
    <w:basedOn w:val="DefaultParagraphFont"/>
    <w:uiPriority w:val="22"/>
    <w:qFormat/>
    <w:rsid w:val="00566F5C"/>
    <w:rPr>
      <w:b/>
      <w:bCs/>
    </w:rPr>
  </w:style>
  <w:style w:type="character" w:customStyle="1" w:styleId="apple-converted-space">
    <w:name w:val="apple-converted-space"/>
    <w:basedOn w:val="DefaultParagraphFont"/>
    <w:rsid w:val="005A7093"/>
  </w:style>
  <w:style w:type="character" w:customStyle="1" w:styleId="Heading4Char">
    <w:name w:val="Heading 4 Char"/>
    <w:basedOn w:val="DefaultParagraphFont"/>
    <w:link w:val="Heading4"/>
    <w:uiPriority w:val="9"/>
    <w:rsid w:val="005A7093"/>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5A7093"/>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BalloonText">
    <w:name w:val="Balloon Text"/>
    <w:basedOn w:val="Normal"/>
    <w:link w:val="BalloonTextChar"/>
    <w:uiPriority w:val="99"/>
    <w:semiHidden/>
    <w:unhideWhenUsed/>
    <w:rsid w:val="00AB1BC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1BCC"/>
    <w:rPr>
      <w:rFonts w:ascii="Segoe UI" w:hAnsi="Segoe UI" w:cs="Segoe UI"/>
      <w:sz w:val="18"/>
      <w:szCs w:val="18"/>
    </w:rPr>
  </w:style>
  <w:style w:type="character" w:styleId="Hyperlink">
    <w:name w:val="Hyperlink"/>
    <w:basedOn w:val="DefaultParagraphFont"/>
    <w:uiPriority w:val="99"/>
    <w:unhideWhenUsed/>
    <w:rsid w:val="00562924"/>
    <w:rPr>
      <w:color w:val="0563C1" w:themeColor="hyperlink"/>
      <w:u w:val="single"/>
    </w:rPr>
  </w:style>
  <w:style w:type="paragraph" w:styleId="EndnoteText">
    <w:name w:val="endnote text"/>
    <w:basedOn w:val="Normal"/>
    <w:link w:val="EndnoteTextChar"/>
    <w:uiPriority w:val="99"/>
    <w:semiHidden/>
    <w:unhideWhenUsed/>
    <w:rsid w:val="0008281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82811"/>
    <w:rPr>
      <w:sz w:val="20"/>
      <w:szCs w:val="20"/>
    </w:rPr>
  </w:style>
  <w:style w:type="character" w:styleId="EndnoteReference">
    <w:name w:val="endnote reference"/>
    <w:basedOn w:val="DefaultParagraphFont"/>
    <w:uiPriority w:val="99"/>
    <w:semiHidden/>
    <w:unhideWhenUsed/>
    <w:rsid w:val="00082811"/>
    <w:rPr>
      <w:vertAlign w:val="superscript"/>
    </w:rPr>
  </w:style>
  <w:style w:type="paragraph" w:styleId="FootnoteText">
    <w:name w:val="footnote text"/>
    <w:basedOn w:val="Normal"/>
    <w:link w:val="FootnoteTextChar"/>
    <w:uiPriority w:val="99"/>
    <w:semiHidden/>
    <w:unhideWhenUsed/>
    <w:rsid w:val="0008281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82811"/>
    <w:rPr>
      <w:sz w:val="20"/>
      <w:szCs w:val="20"/>
    </w:rPr>
  </w:style>
  <w:style w:type="character" w:styleId="FootnoteReference">
    <w:name w:val="footnote reference"/>
    <w:basedOn w:val="DefaultParagraphFont"/>
    <w:uiPriority w:val="99"/>
    <w:semiHidden/>
    <w:unhideWhenUsed/>
    <w:rsid w:val="00082811"/>
    <w:rPr>
      <w:vertAlign w:val="superscript"/>
    </w:rPr>
  </w:style>
  <w:style w:type="paragraph" w:styleId="TOCHeading">
    <w:name w:val="TOC Heading"/>
    <w:basedOn w:val="Heading1"/>
    <w:next w:val="Normal"/>
    <w:uiPriority w:val="39"/>
    <w:unhideWhenUsed/>
    <w:qFormat/>
    <w:rsid w:val="00F1052E"/>
    <w:pPr>
      <w:outlineLvl w:val="9"/>
    </w:pPr>
    <w:rPr>
      <w:lang w:val="en-US"/>
    </w:rPr>
  </w:style>
  <w:style w:type="paragraph" w:styleId="TOC1">
    <w:name w:val="toc 1"/>
    <w:basedOn w:val="Normal"/>
    <w:next w:val="Normal"/>
    <w:autoRedefine/>
    <w:uiPriority w:val="39"/>
    <w:unhideWhenUsed/>
    <w:rsid w:val="00F1052E"/>
    <w:pPr>
      <w:spacing w:after="100"/>
    </w:pPr>
  </w:style>
  <w:style w:type="character" w:customStyle="1" w:styleId="Heading2Char">
    <w:name w:val="Heading 2 Char"/>
    <w:basedOn w:val="DefaultParagraphFont"/>
    <w:link w:val="Heading2"/>
    <w:uiPriority w:val="9"/>
    <w:rsid w:val="00F1052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935963"/>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935963"/>
    <w:pPr>
      <w:spacing w:after="100"/>
      <w:ind w:left="220"/>
    </w:pPr>
  </w:style>
  <w:style w:type="character" w:styleId="CommentReference">
    <w:name w:val="annotation reference"/>
    <w:basedOn w:val="DefaultParagraphFont"/>
    <w:uiPriority w:val="99"/>
    <w:semiHidden/>
    <w:unhideWhenUsed/>
    <w:rsid w:val="006200EF"/>
    <w:rPr>
      <w:sz w:val="16"/>
      <w:szCs w:val="16"/>
    </w:rPr>
  </w:style>
  <w:style w:type="paragraph" w:styleId="CommentText">
    <w:name w:val="annotation text"/>
    <w:basedOn w:val="Normal"/>
    <w:link w:val="CommentTextChar"/>
    <w:uiPriority w:val="99"/>
    <w:semiHidden/>
    <w:unhideWhenUsed/>
    <w:rsid w:val="006200EF"/>
    <w:pPr>
      <w:spacing w:line="240" w:lineRule="auto"/>
    </w:pPr>
    <w:rPr>
      <w:sz w:val="20"/>
      <w:szCs w:val="20"/>
    </w:rPr>
  </w:style>
  <w:style w:type="character" w:customStyle="1" w:styleId="CommentTextChar">
    <w:name w:val="Comment Text Char"/>
    <w:basedOn w:val="DefaultParagraphFont"/>
    <w:link w:val="CommentText"/>
    <w:uiPriority w:val="99"/>
    <w:semiHidden/>
    <w:rsid w:val="006200EF"/>
    <w:rPr>
      <w:sz w:val="20"/>
      <w:szCs w:val="20"/>
    </w:rPr>
  </w:style>
  <w:style w:type="paragraph" w:styleId="CommentSubject">
    <w:name w:val="annotation subject"/>
    <w:basedOn w:val="CommentText"/>
    <w:next w:val="CommentText"/>
    <w:link w:val="CommentSubjectChar"/>
    <w:uiPriority w:val="99"/>
    <w:semiHidden/>
    <w:unhideWhenUsed/>
    <w:rsid w:val="006200EF"/>
    <w:rPr>
      <w:b/>
      <w:bCs/>
    </w:rPr>
  </w:style>
  <w:style w:type="character" w:customStyle="1" w:styleId="CommentSubjectChar">
    <w:name w:val="Comment Subject Char"/>
    <w:basedOn w:val="CommentTextChar"/>
    <w:link w:val="CommentSubject"/>
    <w:uiPriority w:val="99"/>
    <w:semiHidden/>
    <w:rsid w:val="006200E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7649023">
      <w:bodyDiv w:val="1"/>
      <w:marLeft w:val="0"/>
      <w:marRight w:val="0"/>
      <w:marTop w:val="0"/>
      <w:marBottom w:val="0"/>
      <w:divBdr>
        <w:top w:val="none" w:sz="0" w:space="0" w:color="auto"/>
        <w:left w:val="none" w:sz="0" w:space="0" w:color="auto"/>
        <w:bottom w:val="none" w:sz="0" w:space="0" w:color="auto"/>
        <w:right w:val="none" w:sz="0" w:space="0" w:color="auto"/>
      </w:divBdr>
    </w:div>
    <w:div w:id="178548432">
      <w:bodyDiv w:val="1"/>
      <w:marLeft w:val="0"/>
      <w:marRight w:val="0"/>
      <w:marTop w:val="0"/>
      <w:marBottom w:val="0"/>
      <w:divBdr>
        <w:top w:val="none" w:sz="0" w:space="0" w:color="auto"/>
        <w:left w:val="none" w:sz="0" w:space="0" w:color="auto"/>
        <w:bottom w:val="none" w:sz="0" w:space="0" w:color="auto"/>
        <w:right w:val="none" w:sz="0" w:space="0" w:color="auto"/>
      </w:divBdr>
    </w:div>
    <w:div w:id="183907990">
      <w:bodyDiv w:val="1"/>
      <w:marLeft w:val="0"/>
      <w:marRight w:val="0"/>
      <w:marTop w:val="0"/>
      <w:marBottom w:val="0"/>
      <w:divBdr>
        <w:top w:val="none" w:sz="0" w:space="0" w:color="auto"/>
        <w:left w:val="none" w:sz="0" w:space="0" w:color="auto"/>
        <w:bottom w:val="none" w:sz="0" w:space="0" w:color="auto"/>
        <w:right w:val="none" w:sz="0" w:space="0" w:color="auto"/>
      </w:divBdr>
    </w:div>
    <w:div w:id="262616940">
      <w:bodyDiv w:val="1"/>
      <w:marLeft w:val="0"/>
      <w:marRight w:val="0"/>
      <w:marTop w:val="0"/>
      <w:marBottom w:val="0"/>
      <w:divBdr>
        <w:top w:val="none" w:sz="0" w:space="0" w:color="auto"/>
        <w:left w:val="none" w:sz="0" w:space="0" w:color="auto"/>
        <w:bottom w:val="none" w:sz="0" w:space="0" w:color="auto"/>
        <w:right w:val="none" w:sz="0" w:space="0" w:color="auto"/>
      </w:divBdr>
    </w:div>
    <w:div w:id="457381178">
      <w:bodyDiv w:val="1"/>
      <w:marLeft w:val="0"/>
      <w:marRight w:val="0"/>
      <w:marTop w:val="0"/>
      <w:marBottom w:val="0"/>
      <w:divBdr>
        <w:top w:val="none" w:sz="0" w:space="0" w:color="auto"/>
        <w:left w:val="none" w:sz="0" w:space="0" w:color="auto"/>
        <w:bottom w:val="none" w:sz="0" w:space="0" w:color="auto"/>
        <w:right w:val="none" w:sz="0" w:space="0" w:color="auto"/>
      </w:divBdr>
    </w:div>
    <w:div w:id="685865810">
      <w:bodyDiv w:val="1"/>
      <w:marLeft w:val="0"/>
      <w:marRight w:val="0"/>
      <w:marTop w:val="0"/>
      <w:marBottom w:val="0"/>
      <w:divBdr>
        <w:top w:val="none" w:sz="0" w:space="0" w:color="auto"/>
        <w:left w:val="none" w:sz="0" w:space="0" w:color="auto"/>
        <w:bottom w:val="none" w:sz="0" w:space="0" w:color="auto"/>
        <w:right w:val="none" w:sz="0" w:space="0" w:color="auto"/>
      </w:divBdr>
    </w:div>
    <w:div w:id="760569611">
      <w:bodyDiv w:val="1"/>
      <w:marLeft w:val="0"/>
      <w:marRight w:val="0"/>
      <w:marTop w:val="0"/>
      <w:marBottom w:val="0"/>
      <w:divBdr>
        <w:top w:val="none" w:sz="0" w:space="0" w:color="auto"/>
        <w:left w:val="none" w:sz="0" w:space="0" w:color="auto"/>
        <w:bottom w:val="none" w:sz="0" w:space="0" w:color="auto"/>
        <w:right w:val="none" w:sz="0" w:space="0" w:color="auto"/>
      </w:divBdr>
    </w:div>
    <w:div w:id="792023402">
      <w:bodyDiv w:val="1"/>
      <w:marLeft w:val="0"/>
      <w:marRight w:val="0"/>
      <w:marTop w:val="0"/>
      <w:marBottom w:val="0"/>
      <w:divBdr>
        <w:top w:val="none" w:sz="0" w:space="0" w:color="auto"/>
        <w:left w:val="none" w:sz="0" w:space="0" w:color="auto"/>
        <w:bottom w:val="none" w:sz="0" w:space="0" w:color="auto"/>
        <w:right w:val="none" w:sz="0" w:space="0" w:color="auto"/>
      </w:divBdr>
    </w:div>
    <w:div w:id="822507221">
      <w:bodyDiv w:val="1"/>
      <w:marLeft w:val="0"/>
      <w:marRight w:val="0"/>
      <w:marTop w:val="0"/>
      <w:marBottom w:val="0"/>
      <w:divBdr>
        <w:top w:val="none" w:sz="0" w:space="0" w:color="auto"/>
        <w:left w:val="none" w:sz="0" w:space="0" w:color="auto"/>
        <w:bottom w:val="none" w:sz="0" w:space="0" w:color="auto"/>
        <w:right w:val="none" w:sz="0" w:space="0" w:color="auto"/>
      </w:divBdr>
    </w:div>
    <w:div w:id="951859639">
      <w:bodyDiv w:val="1"/>
      <w:marLeft w:val="0"/>
      <w:marRight w:val="0"/>
      <w:marTop w:val="0"/>
      <w:marBottom w:val="0"/>
      <w:divBdr>
        <w:top w:val="none" w:sz="0" w:space="0" w:color="auto"/>
        <w:left w:val="none" w:sz="0" w:space="0" w:color="auto"/>
        <w:bottom w:val="none" w:sz="0" w:space="0" w:color="auto"/>
        <w:right w:val="none" w:sz="0" w:space="0" w:color="auto"/>
      </w:divBdr>
    </w:div>
    <w:div w:id="960258915">
      <w:bodyDiv w:val="1"/>
      <w:marLeft w:val="0"/>
      <w:marRight w:val="0"/>
      <w:marTop w:val="0"/>
      <w:marBottom w:val="0"/>
      <w:divBdr>
        <w:top w:val="none" w:sz="0" w:space="0" w:color="auto"/>
        <w:left w:val="none" w:sz="0" w:space="0" w:color="auto"/>
        <w:bottom w:val="none" w:sz="0" w:space="0" w:color="auto"/>
        <w:right w:val="none" w:sz="0" w:space="0" w:color="auto"/>
      </w:divBdr>
    </w:div>
    <w:div w:id="1080296671">
      <w:bodyDiv w:val="1"/>
      <w:marLeft w:val="0"/>
      <w:marRight w:val="0"/>
      <w:marTop w:val="0"/>
      <w:marBottom w:val="0"/>
      <w:divBdr>
        <w:top w:val="none" w:sz="0" w:space="0" w:color="auto"/>
        <w:left w:val="none" w:sz="0" w:space="0" w:color="auto"/>
        <w:bottom w:val="none" w:sz="0" w:space="0" w:color="auto"/>
        <w:right w:val="none" w:sz="0" w:space="0" w:color="auto"/>
      </w:divBdr>
    </w:div>
    <w:div w:id="1153792245">
      <w:bodyDiv w:val="1"/>
      <w:marLeft w:val="0"/>
      <w:marRight w:val="0"/>
      <w:marTop w:val="0"/>
      <w:marBottom w:val="0"/>
      <w:divBdr>
        <w:top w:val="none" w:sz="0" w:space="0" w:color="auto"/>
        <w:left w:val="none" w:sz="0" w:space="0" w:color="auto"/>
        <w:bottom w:val="none" w:sz="0" w:space="0" w:color="auto"/>
        <w:right w:val="none" w:sz="0" w:space="0" w:color="auto"/>
      </w:divBdr>
    </w:div>
    <w:div w:id="1157384830">
      <w:bodyDiv w:val="1"/>
      <w:marLeft w:val="0"/>
      <w:marRight w:val="0"/>
      <w:marTop w:val="0"/>
      <w:marBottom w:val="0"/>
      <w:divBdr>
        <w:top w:val="none" w:sz="0" w:space="0" w:color="auto"/>
        <w:left w:val="none" w:sz="0" w:space="0" w:color="auto"/>
        <w:bottom w:val="none" w:sz="0" w:space="0" w:color="auto"/>
        <w:right w:val="none" w:sz="0" w:space="0" w:color="auto"/>
      </w:divBdr>
    </w:div>
    <w:div w:id="1192301943">
      <w:bodyDiv w:val="1"/>
      <w:marLeft w:val="0"/>
      <w:marRight w:val="0"/>
      <w:marTop w:val="0"/>
      <w:marBottom w:val="0"/>
      <w:divBdr>
        <w:top w:val="none" w:sz="0" w:space="0" w:color="auto"/>
        <w:left w:val="none" w:sz="0" w:space="0" w:color="auto"/>
        <w:bottom w:val="none" w:sz="0" w:space="0" w:color="auto"/>
        <w:right w:val="none" w:sz="0" w:space="0" w:color="auto"/>
      </w:divBdr>
    </w:div>
    <w:div w:id="1257522493">
      <w:bodyDiv w:val="1"/>
      <w:marLeft w:val="0"/>
      <w:marRight w:val="0"/>
      <w:marTop w:val="0"/>
      <w:marBottom w:val="0"/>
      <w:divBdr>
        <w:top w:val="none" w:sz="0" w:space="0" w:color="auto"/>
        <w:left w:val="none" w:sz="0" w:space="0" w:color="auto"/>
        <w:bottom w:val="none" w:sz="0" w:space="0" w:color="auto"/>
        <w:right w:val="none" w:sz="0" w:space="0" w:color="auto"/>
      </w:divBdr>
    </w:div>
    <w:div w:id="1350721358">
      <w:bodyDiv w:val="1"/>
      <w:marLeft w:val="0"/>
      <w:marRight w:val="0"/>
      <w:marTop w:val="0"/>
      <w:marBottom w:val="0"/>
      <w:divBdr>
        <w:top w:val="none" w:sz="0" w:space="0" w:color="auto"/>
        <w:left w:val="none" w:sz="0" w:space="0" w:color="auto"/>
        <w:bottom w:val="none" w:sz="0" w:space="0" w:color="auto"/>
        <w:right w:val="none" w:sz="0" w:space="0" w:color="auto"/>
      </w:divBdr>
    </w:div>
    <w:div w:id="1367020588">
      <w:bodyDiv w:val="1"/>
      <w:marLeft w:val="0"/>
      <w:marRight w:val="0"/>
      <w:marTop w:val="0"/>
      <w:marBottom w:val="0"/>
      <w:divBdr>
        <w:top w:val="none" w:sz="0" w:space="0" w:color="auto"/>
        <w:left w:val="none" w:sz="0" w:space="0" w:color="auto"/>
        <w:bottom w:val="none" w:sz="0" w:space="0" w:color="auto"/>
        <w:right w:val="none" w:sz="0" w:space="0" w:color="auto"/>
      </w:divBdr>
    </w:div>
    <w:div w:id="1377437137">
      <w:bodyDiv w:val="1"/>
      <w:marLeft w:val="0"/>
      <w:marRight w:val="0"/>
      <w:marTop w:val="0"/>
      <w:marBottom w:val="0"/>
      <w:divBdr>
        <w:top w:val="none" w:sz="0" w:space="0" w:color="auto"/>
        <w:left w:val="none" w:sz="0" w:space="0" w:color="auto"/>
        <w:bottom w:val="none" w:sz="0" w:space="0" w:color="auto"/>
        <w:right w:val="none" w:sz="0" w:space="0" w:color="auto"/>
      </w:divBdr>
    </w:div>
    <w:div w:id="1389648150">
      <w:bodyDiv w:val="1"/>
      <w:marLeft w:val="0"/>
      <w:marRight w:val="0"/>
      <w:marTop w:val="0"/>
      <w:marBottom w:val="0"/>
      <w:divBdr>
        <w:top w:val="none" w:sz="0" w:space="0" w:color="auto"/>
        <w:left w:val="none" w:sz="0" w:space="0" w:color="auto"/>
        <w:bottom w:val="none" w:sz="0" w:space="0" w:color="auto"/>
        <w:right w:val="none" w:sz="0" w:space="0" w:color="auto"/>
      </w:divBdr>
    </w:div>
    <w:div w:id="1480420992">
      <w:bodyDiv w:val="1"/>
      <w:marLeft w:val="0"/>
      <w:marRight w:val="0"/>
      <w:marTop w:val="0"/>
      <w:marBottom w:val="0"/>
      <w:divBdr>
        <w:top w:val="none" w:sz="0" w:space="0" w:color="auto"/>
        <w:left w:val="none" w:sz="0" w:space="0" w:color="auto"/>
        <w:bottom w:val="none" w:sz="0" w:space="0" w:color="auto"/>
        <w:right w:val="none" w:sz="0" w:space="0" w:color="auto"/>
      </w:divBdr>
    </w:div>
    <w:div w:id="1516847402">
      <w:bodyDiv w:val="1"/>
      <w:marLeft w:val="0"/>
      <w:marRight w:val="0"/>
      <w:marTop w:val="0"/>
      <w:marBottom w:val="0"/>
      <w:divBdr>
        <w:top w:val="none" w:sz="0" w:space="0" w:color="auto"/>
        <w:left w:val="none" w:sz="0" w:space="0" w:color="auto"/>
        <w:bottom w:val="none" w:sz="0" w:space="0" w:color="auto"/>
        <w:right w:val="none" w:sz="0" w:space="0" w:color="auto"/>
      </w:divBdr>
    </w:div>
    <w:div w:id="1526558660">
      <w:bodyDiv w:val="1"/>
      <w:marLeft w:val="0"/>
      <w:marRight w:val="0"/>
      <w:marTop w:val="0"/>
      <w:marBottom w:val="0"/>
      <w:divBdr>
        <w:top w:val="none" w:sz="0" w:space="0" w:color="auto"/>
        <w:left w:val="none" w:sz="0" w:space="0" w:color="auto"/>
        <w:bottom w:val="none" w:sz="0" w:space="0" w:color="auto"/>
        <w:right w:val="none" w:sz="0" w:space="0" w:color="auto"/>
      </w:divBdr>
    </w:div>
    <w:div w:id="1569221961">
      <w:bodyDiv w:val="1"/>
      <w:marLeft w:val="0"/>
      <w:marRight w:val="0"/>
      <w:marTop w:val="0"/>
      <w:marBottom w:val="0"/>
      <w:divBdr>
        <w:top w:val="none" w:sz="0" w:space="0" w:color="auto"/>
        <w:left w:val="none" w:sz="0" w:space="0" w:color="auto"/>
        <w:bottom w:val="none" w:sz="0" w:space="0" w:color="auto"/>
        <w:right w:val="none" w:sz="0" w:space="0" w:color="auto"/>
      </w:divBdr>
    </w:div>
    <w:div w:id="1620574279">
      <w:bodyDiv w:val="1"/>
      <w:marLeft w:val="0"/>
      <w:marRight w:val="0"/>
      <w:marTop w:val="0"/>
      <w:marBottom w:val="0"/>
      <w:divBdr>
        <w:top w:val="none" w:sz="0" w:space="0" w:color="auto"/>
        <w:left w:val="none" w:sz="0" w:space="0" w:color="auto"/>
        <w:bottom w:val="none" w:sz="0" w:space="0" w:color="auto"/>
        <w:right w:val="none" w:sz="0" w:space="0" w:color="auto"/>
      </w:divBdr>
    </w:div>
    <w:div w:id="1746949124">
      <w:bodyDiv w:val="1"/>
      <w:marLeft w:val="0"/>
      <w:marRight w:val="0"/>
      <w:marTop w:val="0"/>
      <w:marBottom w:val="0"/>
      <w:divBdr>
        <w:top w:val="none" w:sz="0" w:space="0" w:color="auto"/>
        <w:left w:val="none" w:sz="0" w:space="0" w:color="auto"/>
        <w:bottom w:val="none" w:sz="0" w:space="0" w:color="auto"/>
        <w:right w:val="none" w:sz="0" w:space="0" w:color="auto"/>
      </w:divBdr>
    </w:div>
    <w:div w:id="1777096728">
      <w:bodyDiv w:val="1"/>
      <w:marLeft w:val="0"/>
      <w:marRight w:val="0"/>
      <w:marTop w:val="0"/>
      <w:marBottom w:val="0"/>
      <w:divBdr>
        <w:top w:val="none" w:sz="0" w:space="0" w:color="auto"/>
        <w:left w:val="none" w:sz="0" w:space="0" w:color="auto"/>
        <w:bottom w:val="none" w:sz="0" w:space="0" w:color="auto"/>
        <w:right w:val="none" w:sz="0" w:space="0" w:color="auto"/>
      </w:divBdr>
    </w:div>
    <w:div w:id="1836261294">
      <w:bodyDiv w:val="1"/>
      <w:marLeft w:val="0"/>
      <w:marRight w:val="0"/>
      <w:marTop w:val="0"/>
      <w:marBottom w:val="0"/>
      <w:divBdr>
        <w:top w:val="none" w:sz="0" w:space="0" w:color="auto"/>
        <w:left w:val="none" w:sz="0" w:space="0" w:color="auto"/>
        <w:bottom w:val="none" w:sz="0" w:space="0" w:color="auto"/>
        <w:right w:val="none" w:sz="0" w:space="0" w:color="auto"/>
      </w:divBdr>
    </w:div>
    <w:div w:id="1877545206">
      <w:bodyDiv w:val="1"/>
      <w:marLeft w:val="0"/>
      <w:marRight w:val="0"/>
      <w:marTop w:val="0"/>
      <w:marBottom w:val="0"/>
      <w:divBdr>
        <w:top w:val="none" w:sz="0" w:space="0" w:color="auto"/>
        <w:left w:val="none" w:sz="0" w:space="0" w:color="auto"/>
        <w:bottom w:val="none" w:sz="0" w:space="0" w:color="auto"/>
        <w:right w:val="none" w:sz="0" w:space="0" w:color="auto"/>
      </w:divBdr>
    </w:div>
    <w:div w:id="1887833188">
      <w:bodyDiv w:val="1"/>
      <w:marLeft w:val="0"/>
      <w:marRight w:val="0"/>
      <w:marTop w:val="0"/>
      <w:marBottom w:val="0"/>
      <w:divBdr>
        <w:top w:val="none" w:sz="0" w:space="0" w:color="auto"/>
        <w:left w:val="none" w:sz="0" w:space="0" w:color="auto"/>
        <w:bottom w:val="none" w:sz="0" w:space="0" w:color="auto"/>
        <w:right w:val="none" w:sz="0" w:space="0" w:color="auto"/>
      </w:divBdr>
    </w:div>
    <w:div w:id="2002812873">
      <w:bodyDiv w:val="1"/>
      <w:marLeft w:val="0"/>
      <w:marRight w:val="0"/>
      <w:marTop w:val="0"/>
      <w:marBottom w:val="0"/>
      <w:divBdr>
        <w:top w:val="none" w:sz="0" w:space="0" w:color="auto"/>
        <w:left w:val="none" w:sz="0" w:space="0" w:color="auto"/>
        <w:bottom w:val="none" w:sz="0" w:space="0" w:color="auto"/>
        <w:right w:val="none" w:sz="0" w:space="0" w:color="auto"/>
      </w:divBdr>
    </w:div>
    <w:div w:id="2029988805">
      <w:bodyDiv w:val="1"/>
      <w:marLeft w:val="0"/>
      <w:marRight w:val="0"/>
      <w:marTop w:val="0"/>
      <w:marBottom w:val="0"/>
      <w:divBdr>
        <w:top w:val="none" w:sz="0" w:space="0" w:color="auto"/>
        <w:left w:val="none" w:sz="0" w:space="0" w:color="auto"/>
        <w:bottom w:val="none" w:sz="0" w:space="0" w:color="auto"/>
        <w:right w:val="none" w:sz="0" w:space="0" w:color="auto"/>
      </w:divBdr>
    </w:div>
    <w:div w:id="2040662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chart" Target="charts/chart2.xml"/><Relationship Id="rId18" Type="http://schemas.openxmlformats.org/officeDocument/2006/relationships/image" Target="media/image5.emf"/><Relationship Id="rId26" Type="http://schemas.openxmlformats.org/officeDocument/2006/relationships/hyperlink" Target="http://qatecnico.blogspot.com/p/definiciones-istqb.html" TargetMode="External"/><Relationship Id="rId3" Type="http://schemas.openxmlformats.org/officeDocument/2006/relationships/styles" Target="styles.xml"/><Relationship Id="rId21" Type="http://schemas.openxmlformats.org/officeDocument/2006/relationships/package" Target="embeddings/Microsoft_Visio_Drawing3.vsdx"/><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package" Target="embeddings/Microsoft_Visio_Drawing1.vsdx"/><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hart" Target="charts/chart4.xml"/><Relationship Id="rId23" Type="http://schemas.openxmlformats.org/officeDocument/2006/relationships/package" Target="embeddings/Microsoft_Visio_Drawing4.vsdx"/><Relationship Id="rId28" Type="http://schemas.openxmlformats.org/officeDocument/2006/relationships/chart" Target="charts/chart6.xml"/><Relationship Id="rId10" Type="http://schemas.openxmlformats.org/officeDocument/2006/relationships/image" Target="media/image2.png"/><Relationship Id="rId19" Type="http://schemas.openxmlformats.org/officeDocument/2006/relationships/package" Target="embeddings/Microsoft_Visio_Drawing2.vsdx"/><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chart" Target="charts/chart3.xml"/><Relationship Id="rId22" Type="http://schemas.openxmlformats.org/officeDocument/2006/relationships/image" Target="media/image7.emf"/><Relationship Id="rId27" Type="http://schemas.openxmlformats.org/officeDocument/2006/relationships/chart" Target="charts/chart5.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allticpc\Dropbox\Docs-COO\04-Otros%20ITO%20-%20Internos%20-%20Jmartinez\HITO%202\H2.2%20-Procedimiento%20y%20Herramientas%20DEVOPS\Reporte%20de%20Analisis%20de%20Herramienta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llticpc\Dropbox\Docs-COO\TIGO_QA-QC\03_Ejecuci&#243;n\Sprint%201\H2.4-%20Fichas%20tecnicas%20de%20Ambientes%20%20y%20gestion%20de%20IC%20-%20CM\Analisis%20de%20Herramienta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llticpc\Dropbox\Docs-COO\TIGO_QA-QC\03_Ejecuci&#243;n\Sprint%201\H2.4-%20Fichas%20tecnicas%20de%20Ambientes%20%20y%20gestion%20de%20IC%20-%20CM\Analisis%20de%20Herramienta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llticpc\Dropbox\Docs-COO\TIGO_QA-QC\03_Ejecuci&#243;n\Sprint%201\H2.4-%20Fichas%20tecnicas%20de%20Ambientes%20%20y%20gestion%20de%20IC%20-%20CM\Analisis%20de%20Herramienta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allticpc\Dropbox\Docs-COO\TIGO_QA-QC\03_Ejecuci&#243;n\Sprint%201\H2.4-%20Fichas%20tecnicas%20de%20Ambientes%20%20y%20gestion%20de%20IC%20-%20CM\Analisis%20de%20Herramienta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allticpc\Dropbox\Docs-COO\TIGO_QA-QC\03_Ejecuci&#243;n\Sprint%201\H2.4-%20Fichas%20tecnicas%20de%20Ambientes%20%20y%20gestion%20de%20IC%20-%20CM\Analisis%20de%20Herramientas.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500" b="1" i="0" u="none" strike="noStrike" kern="1200" cap="all" spc="100" normalizeH="0" baseline="0">
              <a:solidFill>
                <a:schemeClr val="lt1"/>
              </a:solidFill>
              <a:latin typeface="+mn-lt"/>
              <a:ea typeface="+mn-ea"/>
              <a:cs typeface="+mn-cs"/>
            </a:defRPr>
          </a:pPr>
          <a:endParaRPr lang="es-CO"/>
        </a:p>
      </c:txPr>
    </c:title>
    <c:autoTitleDeleted val="0"/>
    <c:plotArea>
      <c:layout/>
      <c:barChart>
        <c:barDir val="col"/>
        <c:grouping val="clustered"/>
        <c:varyColors val="0"/>
        <c:ser>
          <c:idx val="1"/>
          <c:order val="1"/>
          <c:tx>
            <c:strRef>
              <c:f>'Resumen 01 '!$C$3</c:f>
              <c:strCache>
                <c:ptCount val="1"/>
                <c:pt idx="0">
                  <c:v>Porcentaje de cumplimiento</c:v>
                </c:pt>
              </c:strCache>
            </c:strRef>
          </c:tx>
          <c:spPr>
            <a:pattFill prst="ltUpDiag">
              <a:fgClr>
                <a:schemeClr val="accent2"/>
              </a:fgClr>
              <a:bgClr>
                <a:schemeClr val="lt1"/>
              </a:bgClr>
            </a:pattFill>
            <a:ln>
              <a:noFill/>
            </a:ln>
            <a:effectLst/>
          </c:spPr>
          <c:invertIfNegative val="0"/>
          <c:dPt>
            <c:idx val="0"/>
            <c:invertIfNegative val="0"/>
            <c:bubble3D val="0"/>
            <c:spPr>
              <a:solidFill>
                <a:srgbClr val="FFC000"/>
              </a:solidFill>
              <a:ln>
                <a:noFill/>
              </a:ln>
              <a:effectLst/>
            </c:spPr>
            <c:extLst>
              <c:ext xmlns:c16="http://schemas.microsoft.com/office/drawing/2014/chart" uri="{C3380CC4-5D6E-409C-BE32-E72D297353CC}">
                <c16:uniqueId val="{00000001-43C9-4AA5-A26A-1DD5DB358164}"/>
              </c:ext>
            </c:extLst>
          </c:dPt>
          <c:dPt>
            <c:idx val="1"/>
            <c:invertIfNegative val="0"/>
            <c:bubble3D val="0"/>
            <c:spPr>
              <a:solidFill>
                <a:srgbClr val="92D050"/>
              </a:solidFill>
              <a:ln>
                <a:noFill/>
              </a:ln>
              <a:effectLst/>
            </c:spPr>
            <c:extLst>
              <c:ext xmlns:c16="http://schemas.microsoft.com/office/drawing/2014/chart" uri="{C3380CC4-5D6E-409C-BE32-E72D297353CC}">
                <c16:uniqueId val="{00000003-43C9-4AA5-A26A-1DD5DB358164}"/>
              </c:ext>
            </c:extLst>
          </c:dPt>
          <c:dLbls>
            <c:spPr>
              <a:solidFill>
                <a:schemeClr val="accent2">
                  <a:alpha val="7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s-C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accent1">
                          <a:lumMod val="60000"/>
                          <a:lumOff val="40000"/>
                        </a:schemeClr>
                      </a:solidFill>
                    </a:ln>
                    <a:effectLst/>
                  </c:spPr>
                </c15:leaderLines>
              </c:ext>
            </c:extLst>
          </c:dLbls>
          <c:cat>
            <c:strRef>
              <c:f>'Resumen 01 '!$A$4:$A$5</c:f>
              <c:strCache>
                <c:ptCount val="2"/>
                <c:pt idx="0">
                  <c:v>Docker</c:v>
                </c:pt>
                <c:pt idx="1">
                  <c:v>VMWare</c:v>
                </c:pt>
              </c:strCache>
            </c:strRef>
          </c:cat>
          <c:val>
            <c:numRef>
              <c:f>'Resumen 01 '!$C$4:$C$5</c:f>
              <c:numCache>
                <c:formatCode>0.00%</c:formatCode>
                <c:ptCount val="2"/>
                <c:pt idx="0">
                  <c:v>0.84615384615384615</c:v>
                </c:pt>
                <c:pt idx="1">
                  <c:v>0.69230769230769229</c:v>
                </c:pt>
              </c:numCache>
            </c:numRef>
          </c:val>
          <c:extLst>
            <c:ext xmlns:c16="http://schemas.microsoft.com/office/drawing/2014/chart" uri="{C3380CC4-5D6E-409C-BE32-E72D297353CC}">
              <c16:uniqueId val="{00000004-43C9-4AA5-A26A-1DD5DB358164}"/>
            </c:ext>
          </c:extLst>
        </c:ser>
        <c:dLbls>
          <c:showLegendKey val="0"/>
          <c:showVal val="0"/>
          <c:showCatName val="0"/>
          <c:showSerName val="0"/>
          <c:showPercent val="0"/>
          <c:showBubbleSize val="0"/>
        </c:dLbls>
        <c:gapWidth val="269"/>
        <c:overlap val="-20"/>
        <c:axId val="-454621344"/>
        <c:axId val="-454614272"/>
        <c:extLst>
          <c:ext xmlns:c15="http://schemas.microsoft.com/office/drawing/2012/chart" uri="{02D57815-91ED-43cb-92C2-25804820EDAC}">
            <c15:filteredBarSeries>
              <c15:ser>
                <c:idx val="0"/>
                <c:order val="0"/>
                <c:tx>
                  <c:strRef>
                    <c:extLst>
                      <c:ext uri="{02D57815-91ED-43cb-92C2-25804820EDAC}">
                        <c15:formulaRef>
                          <c15:sqref>'Resumen 01 '!$B$3</c15:sqref>
                        </c15:formulaRef>
                      </c:ext>
                    </c:extLst>
                    <c:strCache>
                      <c:ptCount val="1"/>
                      <c:pt idx="0">
                        <c:v>Cantidad funcionalidades con que cumple</c:v>
                      </c:pt>
                    </c:strCache>
                  </c:strRef>
                </c:tx>
                <c:spPr>
                  <a:pattFill prst="ltUpDiag">
                    <a:fgClr>
                      <a:schemeClr val="accent1"/>
                    </a:fgClr>
                    <a:bgClr>
                      <a:schemeClr val="lt1"/>
                    </a:bgClr>
                  </a:pattFill>
                  <a:ln>
                    <a:noFill/>
                  </a:ln>
                  <a:effectLst/>
                </c:spPr>
                <c:invertIfNegative val="0"/>
                <c:cat>
                  <c:strRef>
                    <c:extLst>
                      <c:ext uri="{02D57815-91ED-43cb-92C2-25804820EDAC}">
                        <c15:formulaRef>
                          <c15:sqref>'Resumen 01 '!$A$4:$A$5</c15:sqref>
                        </c15:formulaRef>
                      </c:ext>
                    </c:extLst>
                    <c:strCache>
                      <c:ptCount val="2"/>
                      <c:pt idx="0">
                        <c:v>Docker</c:v>
                      </c:pt>
                      <c:pt idx="1">
                        <c:v>VMWare</c:v>
                      </c:pt>
                    </c:strCache>
                  </c:strRef>
                </c:cat>
                <c:val>
                  <c:numRef>
                    <c:extLst>
                      <c:ext uri="{02D57815-91ED-43cb-92C2-25804820EDAC}">
                        <c15:formulaRef>
                          <c15:sqref>'Resumen 01 '!$B$4:$B$5</c15:sqref>
                        </c15:formulaRef>
                      </c:ext>
                    </c:extLst>
                    <c:numCache>
                      <c:formatCode>#,##0\ _€</c:formatCode>
                      <c:ptCount val="2"/>
                      <c:pt idx="0">
                        <c:v>11</c:v>
                      </c:pt>
                      <c:pt idx="1">
                        <c:v>9</c:v>
                      </c:pt>
                    </c:numCache>
                  </c:numRef>
                </c:val>
                <c:extLst>
                  <c:ext xmlns:c16="http://schemas.microsoft.com/office/drawing/2014/chart" uri="{C3380CC4-5D6E-409C-BE32-E72D297353CC}">
                    <c16:uniqueId val="{00000005-43C9-4AA5-A26A-1DD5DB358164}"/>
                  </c:ext>
                </c:extLst>
              </c15:ser>
            </c15:filteredBarSeries>
          </c:ext>
        </c:extLst>
      </c:barChart>
      <c:catAx>
        <c:axId val="-454621344"/>
        <c:scaling>
          <c:orientation val="minMax"/>
        </c:scaling>
        <c:delete val="0"/>
        <c:axPos val="b"/>
        <c:majorGridlines>
          <c:spPr>
            <a:ln w="9525" cap="flat" cmpd="sng" algn="ctr">
              <a:solidFill>
                <a:schemeClr val="lt1">
                  <a:alpha val="25000"/>
                </a:schemeClr>
              </a:solidFill>
              <a:round/>
            </a:ln>
            <a:effectLst/>
          </c:spPr>
        </c:majorGridlines>
        <c:numFmt formatCode="General" sourceLinked="1"/>
        <c:majorTickMark val="none"/>
        <c:minorTickMark val="none"/>
        <c:tickLblPos val="nextTo"/>
        <c:spPr>
          <a:noFill/>
          <a:ln w="3175" cap="flat" cmpd="sng" algn="ctr">
            <a:solidFill>
              <a:schemeClr val="accent1">
                <a:lumMod val="60000"/>
                <a:lumOff val="40000"/>
              </a:schemeClr>
            </a:solidFill>
            <a:round/>
          </a:ln>
          <a:effectLst/>
        </c:spPr>
        <c:txPr>
          <a:bodyPr rot="-60000000" spcFirstLastPara="1" vertOverflow="ellipsis" vert="horz" wrap="square" anchor="ctr" anchorCtr="1"/>
          <a:lstStyle/>
          <a:p>
            <a:pPr>
              <a:defRPr sz="800" b="0" i="0" u="none" strike="noStrike" kern="1200" cap="all" spc="150" normalizeH="0" baseline="0">
                <a:solidFill>
                  <a:schemeClr val="lt1"/>
                </a:solidFill>
                <a:latin typeface="+mn-lt"/>
                <a:ea typeface="+mn-ea"/>
                <a:cs typeface="+mn-cs"/>
              </a:defRPr>
            </a:pPr>
            <a:endParaRPr lang="es-CO"/>
          </a:p>
        </c:txPr>
        <c:crossAx val="-454614272"/>
        <c:crosses val="autoZero"/>
        <c:auto val="1"/>
        <c:lblAlgn val="ctr"/>
        <c:lblOffset val="100"/>
        <c:noMultiLvlLbl val="0"/>
      </c:catAx>
      <c:valAx>
        <c:axId val="-454614272"/>
        <c:scaling>
          <c:orientation val="minMax"/>
        </c:scaling>
        <c:delete val="0"/>
        <c:axPos val="l"/>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solidFill>
                <a:latin typeface="+mn-lt"/>
                <a:ea typeface="+mn-ea"/>
                <a:cs typeface="+mn-cs"/>
              </a:defRPr>
            </a:pPr>
            <a:endParaRPr lang="es-CO"/>
          </a:p>
        </c:txPr>
        <c:crossAx val="-45462134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solidFill>
              <a:latin typeface="+mn-lt"/>
              <a:ea typeface="+mn-ea"/>
              <a:cs typeface="+mn-cs"/>
            </a:defRPr>
          </a:pPr>
          <a:endParaRPr lang="es-CO"/>
        </a:p>
      </c:txPr>
    </c:legend>
    <c:plotVisOnly val="1"/>
    <c:dispBlanksAs val="gap"/>
    <c:showDLblsOverMax val="0"/>
  </c:chart>
  <c:spPr>
    <a:solidFill>
      <a:schemeClr val="accent1"/>
    </a:solidFill>
    <a:ln w="9525" cap="flat" cmpd="sng" algn="ctr">
      <a:solidFill>
        <a:schemeClr val="accent1"/>
      </a:solidFill>
      <a:round/>
    </a:ln>
    <a:effectLst/>
  </c:spPr>
  <c:txPr>
    <a:bodyPr/>
    <a:lstStyle/>
    <a:p>
      <a:pPr>
        <a:defRPr/>
      </a:pPr>
      <a:endParaRPr lang="es-CO"/>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500" b="1" i="0" u="none" strike="noStrike" kern="1200" cap="all" spc="100" normalizeH="0" baseline="0">
              <a:solidFill>
                <a:schemeClr val="lt1"/>
              </a:solidFill>
              <a:latin typeface="+mn-lt"/>
              <a:ea typeface="+mn-ea"/>
              <a:cs typeface="+mn-cs"/>
            </a:defRPr>
          </a:pPr>
          <a:endParaRPr lang="es-CO"/>
        </a:p>
      </c:txPr>
    </c:title>
    <c:autoTitleDeleted val="0"/>
    <c:plotArea>
      <c:layout/>
      <c:barChart>
        <c:barDir val="col"/>
        <c:grouping val="clustered"/>
        <c:varyColors val="0"/>
        <c:ser>
          <c:idx val="1"/>
          <c:order val="1"/>
          <c:tx>
            <c:strRef>
              <c:f>'Resumen 02'!$C$3</c:f>
              <c:strCache>
                <c:ptCount val="1"/>
                <c:pt idx="0">
                  <c:v>Porcentaje de cumplimiento</c:v>
                </c:pt>
              </c:strCache>
            </c:strRef>
          </c:tx>
          <c:spPr>
            <a:pattFill prst="ltUpDiag">
              <a:fgClr>
                <a:schemeClr val="accent2"/>
              </a:fgClr>
              <a:bgClr>
                <a:schemeClr val="lt1"/>
              </a:bgClr>
            </a:pattFill>
            <a:ln>
              <a:noFill/>
            </a:ln>
            <a:effectLst/>
          </c:spPr>
          <c:invertIfNegative val="0"/>
          <c:dPt>
            <c:idx val="0"/>
            <c:invertIfNegative val="0"/>
            <c:bubble3D val="0"/>
            <c:spPr>
              <a:solidFill>
                <a:srgbClr val="FFC000"/>
              </a:solidFill>
              <a:ln>
                <a:noFill/>
              </a:ln>
              <a:effectLst/>
            </c:spPr>
            <c:extLst>
              <c:ext xmlns:c16="http://schemas.microsoft.com/office/drawing/2014/chart" uri="{C3380CC4-5D6E-409C-BE32-E72D297353CC}">
                <c16:uniqueId val="{00000001-BFDE-4D07-8B73-4AD853C1A21C}"/>
              </c:ext>
            </c:extLst>
          </c:dPt>
          <c:dPt>
            <c:idx val="1"/>
            <c:invertIfNegative val="0"/>
            <c:bubble3D val="0"/>
            <c:spPr>
              <a:solidFill>
                <a:srgbClr val="92D050"/>
              </a:solidFill>
              <a:ln>
                <a:noFill/>
              </a:ln>
              <a:effectLst/>
            </c:spPr>
            <c:extLst>
              <c:ext xmlns:c16="http://schemas.microsoft.com/office/drawing/2014/chart" uri="{C3380CC4-5D6E-409C-BE32-E72D297353CC}">
                <c16:uniqueId val="{00000003-BFDE-4D07-8B73-4AD853C1A21C}"/>
              </c:ext>
            </c:extLst>
          </c:dPt>
          <c:dLbls>
            <c:spPr>
              <a:solidFill>
                <a:schemeClr val="accent2">
                  <a:alpha val="7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s-C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accent1">
                          <a:lumMod val="60000"/>
                          <a:lumOff val="40000"/>
                        </a:schemeClr>
                      </a:solidFill>
                    </a:ln>
                    <a:effectLst/>
                  </c:spPr>
                </c15:leaderLines>
              </c:ext>
            </c:extLst>
          </c:dLbls>
          <c:cat>
            <c:strRef>
              <c:f>'Resumen 02'!$A$4:$A$5</c:f>
              <c:strCache>
                <c:ptCount val="2"/>
                <c:pt idx="0">
                  <c:v>GIT</c:v>
                </c:pt>
                <c:pt idx="1">
                  <c:v>Subversion</c:v>
                </c:pt>
              </c:strCache>
            </c:strRef>
          </c:cat>
          <c:val>
            <c:numRef>
              <c:f>'Resumen 02'!$C$4:$C$5</c:f>
              <c:numCache>
                <c:formatCode>0.00%</c:formatCode>
                <c:ptCount val="2"/>
                <c:pt idx="0">
                  <c:v>0.8125</c:v>
                </c:pt>
                <c:pt idx="1">
                  <c:v>0.625</c:v>
                </c:pt>
              </c:numCache>
            </c:numRef>
          </c:val>
          <c:extLst>
            <c:ext xmlns:c16="http://schemas.microsoft.com/office/drawing/2014/chart" uri="{C3380CC4-5D6E-409C-BE32-E72D297353CC}">
              <c16:uniqueId val="{00000004-BFDE-4D07-8B73-4AD853C1A21C}"/>
            </c:ext>
          </c:extLst>
        </c:ser>
        <c:dLbls>
          <c:showLegendKey val="0"/>
          <c:showVal val="0"/>
          <c:showCatName val="0"/>
          <c:showSerName val="0"/>
          <c:showPercent val="0"/>
          <c:showBubbleSize val="0"/>
        </c:dLbls>
        <c:gapWidth val="269"/>
        <c:overlap val="-20"/>
        <c:axId val="-454621344"/>
        <c:axId val="-454614272"/>
        <c:extLst>
          <c:ext xmlns:c15="http://schemas.microsoft.com/office/drawing/2012/chart" uri="{02D57815-91ED-43cb-92C2-25804820EDAC}">
            <c15:filteredBarSeries>
              <c15:ser>
                <c:idx val="0"/>
                <c:order val="0"/>
                <c:tx>
                  <c:strRef>
                    <c:extLst>
                      <c:ext uri="{02D57815-91ED-43cb-92C2-25804820EDAC}">
                        <c15:formulaRef>
                          <c15:sqref>'Resumen 02'!$B$3</c15:sqref>
                        </c15:formulaRef>
                      </c:ext>
                    </c:extLst>
                    <c:strCache>
                      <c:ptCount val="1"/>
                      <c:pt idx="0">
                        <c:v>Cantidad funcionalidades con que cumple</c:v>
                      </c:pt>
                    </c:strCache>
                  </c:strRef>
                </c:tx>
                <c:spPr>
                  <a:pattFill prst="ltUpDiag">
                    <a:fgClr>
                      <a:schemeClr val="accent1"/>
                    </a:fgClr>
                    <a:bgClr>
                      <a:schemeClr val="lt1"/>
                    </a:bgClr>
                  </a:pattFill>
                  <a:ln>
                    <a:noFill/>
                  </a:ln>
                  <a:effectLst/>
                </c:spPr>
                <c:invertIfNegative val="0"/>
                <c:cat>
                  <c:strRef>
                    <c:extLst>
                      <c:ext uri="{02D57815-91ED-43cb-92C2-25804820EDAC}">
                        <c15:formulaRef>
                          <c15:sqref>'Resumen 02'!$A$4:$A$5</c15:sqref>
                        </c15:formulaRef>
                      </c:ext>
                    </c:extLst>
                    <c:strCache>
                      <c:ptCount val="2"/>
                      <c:pt idx="0">
                        <c:v>GIT</c:v>
                      </c:pt>
                      <c:pt idx="1">
                        <c:v>Subversion</c:v>
                      </c:pt>
                    </c:strCache>
                  </c:strRef>
                </c:cat>
                <c:val>
                  <c:numRef>
                    <c:extLst>
                      <c:ext uri="{02D57815-91ED-43cb-92C2-25804820EDAC}">
                        <c15:formulaRef>
                          <c15:sqref>'Resumen 02'!$B$4:$B$5</c15:sqref>
                        </c15:formulaRef>
                      </c:ext>
                    </c:extLst>
                    <c:numCache>
                      <c:formatCode>#,##0\ _€</c:formatCode>
                      <c:ptCount val="2"/>
                      <c:pt idx="0">
                        <c:v>13</c:v>
                      </c:pt>
                      <c:pt idx="1">
                        <c:v>10</c:v>
                      </c:pt>
                    </c:numCache>
                  </c:numRef>
                </c:val>
                <c:extLst>
                  <c:ext xmlns:c16="http://schemas.microsoft.com/office/drawing/2014/chart" uri="{C3380CC4-5D6E-409C-BE32-E72D297353CC}">
                    <c16:uniqueId val="{00000005-BFDE-4D07-8B73-4AD853C1A21C}"/>
                  </c:ext>
                </c:extLst>
              </c15:ser>
            </c15:filteredBarSeries>
          </c:ext>
        </c:extLst>
      </c:barChart>
      <c:catAx>
        <c:axId val="-454621344"/>
        <c:scaling>
          <c:orientation val="minMax"/>
        </c:scaling>
        <c:delete val="0"/>
        <c:axPos val="b"/>
        <c:majorGridlines>
          <c:spPr>
            <a:ln w="9525" cap="flat" cmpd="sng" algn="ctr">
              <a:solidFill>
                <a:schemeClr val="lt1">
                  <a:alpha val="25000"/>
                </a:schemeClr>
              </a:solidFill>
              <a:round/>
            </a:ln>
            <a:effectLst/>
          </c:spPr>
        </c:majorGridlines>
        <c:numFmt formatCode="General" sourceLinked="1"/>
        <c:majorTickMark val="none"/>
        <c:minorTickMark val="none"/>
        <c:tickLblPos val="nextTo"/>
        <c:spPr>
          <a:noFill/>
          <a:ln w="3175" cap="flat" cmpd="sng" algn="ctr">
            <a:solidFill>
              <a:schemeClr val="accent1">
                <a:lumMod val="60000"/>
                <a:lumOff val="40000"/>
              </a:schemeClr>
            </a:solidFill>
            <a:round/>
          </a:ln>
          <a:effectLst/>
        </c:spPr>
        <c:txPr>
          <a:bodyPr rot="-60000000" spcFirstLastPara="1" vertOverflow="ellipsis" vert="horz" wrap="square" anchor="ctr" anchorCtr="1"/>
          <a:lstStyle/>
          <a:p>
            <a:pPr>
              <a:defRPr sz="800" b="0" i="0" u="none" strike="noStrike" kern="1200" cap="all" spc="150" normalizeH="0" baseline="0">
                <a:solidFill>
                  <a:schemeClr val="lt1"/>
                </a:solidFill>
                <a:latin typeface="+mn-lt"/>
                <a:ea typeface="+mn-ea"/>
                <a:cs typeface="+mn-cs"/>
              </a:defRPr>
            </a:pPr>
            <a:endParaRPr lang="es-CO"/>
          </a:p>
        </c:txPr>
        <c:crossAx val="-454614272"/>
        <c:crosses val="autoZero"/>
        <c:auto val="1"/>
        <c:lblAlgn val="ctr"/>
        <c:lblOffset val="100"/>
        <c:noMultiLvlLbl val="0"/>
      </c:catAx>
      <c:valAx>
        <c:axId val="-454614272"/>
        <c:scaling>
          <c:orientation val="minMax"/>
        </c:scaling>
        <c:delete val="0"/>
        <c:axPos val="l"/>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solidFill>
                <a:latin typeface="+mn-lt"/>
                <a:ea typeface="+mn-ea"/>
                <a:cs typeface="+mn-cs"/>
              </a:defRPr>
            </a:pPr>
            <a:endParaRPr lang="es-CO"/>
          </a:p>
        </c:txPr>
        <c:crossAx val="-45462134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solidFill>
              <a:latin typeface="+mn-lt"/>
              <a:ea typeface="+mn-ea"/>
              <a:cs typeface="+mn-cs"/>
            </a:defRPr>
          </a:pPr>
          <a:endParaRPr lang="es-CO"/>
        </a:p>
      </c:txPr>
    </c:legend>
    <c:plotVisOnly val="1"/>
    <c:dispBlanksAs val="gap"/>
    <c:showDLblsOverMax val="0"/>
  </c:chart>
  <c:spPr>
    <a:solidFill>
      <a:schemeClr val="accent1"/>
    </a:solidFill>
    <a:ln w="9525" cap="flat" cmpd="sng" algn="ctr">
      <a:solidFill>
        <a:schemeClr val="accent1"/>
      </a:solidFill>
      <a:round/>
    </a:ln>
    <a:effectLst/>
  </c:spPr>
  <c:txPr>
    <a:bodyPr/>
    <a:lstStyle/>
    <a:p>
      <a:pPr>
        <a:defRPr/>
      </a:pPr>
      <a:endParaRPr lang="es-CO"/>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500" b="1" i="0" u="none" strike="noStrike" kern="1200" cap="all" spc="100" normalizeH="0" baseline="0">
              <a:solidFill>
                <a:schemeClr val="lt1"/>
              </a:solidFill>
              <a:latin typeface="+mn-lt"/>
              <a:ea typeface="+mn-ea"/>
              <a:cs typeface="+mn-cs"/>
            </a:defRPr>
          </a:pPr>
          <a:endParaRPr lang="es-CO"/>
        </a:p>
      </c:txPr>
    </c:title>
    <c:autoTitleDeleted val="0"/>
    <c:plotArea>
      <c:layout/>
      <c:barChart>
        <c:barDir val="col"/>
        <c:grouping val="clustered"/>
        <c:varyColors val="0"/>
        <c:ser>
          <c:idx val="1"/>
          <c:order val="1"/>
          <c:tx>
            <c:strRef>
              <c:f>'Resumen 03'!$C$3</c:f>
              <c:strCache>
                <c:ptCount val="1"/>
                <c:pt idx="0">
                  <c:v>Porcentaje de cumplimiento</c:v>
                </c:pt>
              </c:strCache>
            </c:strRef>
          </c:tx>
          <c:spPr>
            <a:pattFill prst="ltUpDiag">
              <a:fgClr>
                <a:schemeClr val="accent2"/>
              </a:fgClr>
              <a:bgClr>
                <a:schemeClr val="lt1"/>
              </a:bgClr>
            </a:pattFill>
            <a:ln>
              <a:noFill/>
            </a:ln>
            <a:effectLst/>
          </c:spPr>
          <c:invertIfNegative val="0"/>
          <c:dPt>
            <c:idx val="0"/>
            <c:invertIfNegative val="0"/>
            <c:bubble3D val="0"/>
            <c:spPr>
              <a:solidFill>
                <a:srgbClr val="FFC000"/>
              </a:solidFill>
              <a:ln>
                <a:noFill/>
              </a:ln>
              <a:effectLst/>
            </c:spPr>
            <c:extLst>
              <c:ext xmlns:c16="http://schemas.microsoft.com/office/drawing/2014/chart" uri="{C3380CC4-5D6E-409C-BE32-E72D297353CC}">
                <c16:uniqueId val="{00000001-C46C-438A-A84D-30511CE6F1F0}"/>
              </c:ext>
            </c:extLst>
          </c:dPt>
          <c:dPt>
            <c:idx val="1"/>
            <c:invertIfNegative val="0"/>
            <c:bubble3D val="0"/>
            <c:spPr>
              <a:solidFill>
                <a:srgbClr val="92D050"/>
              </a:solidFill>
              <a:ln>
                <a:noFill/>
              </a:ln>
              <a:effectLst/>
            </c:spPr>
            <c:extLst>
              <c:ext xmlns:c16="http://schemas.microsoft.com/office/drawing/2014/chart" uri="{C3380CC4-5D6E-409C-BE32-E72D297353CC}">
                <c16:uniqueId val="{00000003-C46C-438A-A84D-30511CE6F1F0}"/>
              </c:ext>
            </c:extLst>
          </c:dPt>
          <c:dLbls>
            <c:spPr>
              <a:solidFill>
                <a:schemeClr val="accent2">
                  <a:alpha val="7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s-C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accent1">
                          <a:lumMod val="60000"/>
                          <a:lumOff val="40000"/>
                        </a:schemeClr>
                      </a:solidFill>
                    </a:ln>
                    <a:effectLst/>
                  </c:spPr>
                </c15:leaderLines>
              </c:ext>
            </c:extLst>
          </c:dLbls>
          <c:cat>
            <c:strRef>
              <c:f>'Resumen 03'!$A$4:$A$5</c:f>
              <c:strCache>
                <c:ptCount val="2"/>
                <c:pt idx="0">
                  <c:v>Squash</c:v>
                </c:pt>
                <c:pt idx="1">
                  <c:v>Testlink</c:v>
                </c:pt>
              </c:strCache>
            </c:strRef>
          </c:cat>
          <c:val>
            <c:numRef>
              <c:f>'Resumen 03'!$C$4:$C$5</c:f>
              <c:numCache>
                <c:formatCode>0.00%</c:formatCode>
                <c:ptCount val="2"/>
                <c:pt idx="0">
                  <c:v>0.75</c:v>
                </c:pt>
                <c:pt idx="1">
                  <c:v>0.9375</c:v>
                </c:pt>
              </c:numCache>
            </c:numRef>
          </c:val>
          <c:extLst>
            <c:ext xmlns:c16="http://schemas.microsoft.com/office/drawing/2014/chart" uri="{C3380CC4-5D6E-409C-BE32-E72D297353CC}">
              <c16:uniqueId val="{00000004-C46C-438A-A84D-30511CE6F1F0}"/>
            </c:ext>
          </c:extLst>
        </c:ser>
        <c:dLbls>
          <c:showLegendKey val="0"/>
          <c:showVal val="0"/>
          <c:showCatName val="0"/>
          <c:showSerName val="0"/>
          <c:showPercent val="0"/>
          <c:showBubbleSize val="0"/>
        </c:dLbls>
        <c:gapWidth val="269"/>
        <c:overlap val="-20"/>
        <c:axId val="-454621344"/>
        <c:axId val="-454614272"/>
        <c:extLst>
          <c:ext xmlns:c15="http://schemas.microsoft.com/office/drawing/2012/chart" uri="{02D57815-91ED-43cb-92C2-25804820EDAC}">
            <c15:filteredBarSeries>
              <c15:ser>
                <c:idx val="0"/>
                <c:order val="0"/>
                <c:tx>
                  <c:strRef>
                    <c:extLst>
                      <c:ext uri="{02D57815-91ED-43cb-92C2-25804820EDAC}">
                        <c15:formulaRef>
                          <c15:sqref>'Resumen 03'!$B$3</c15:sqref>
                        </c15:formulaRef>
                      </c:ext>
                    </c:extLst>
                    <c:strCache>
                      <c:ptCount val="1"/>
                      <c:pt idx="0">
                        <c:v>Cantidad funcionalidades con que cumple</c:v>
                      </c:pt>
                    </c:strCache>
                  </c:strRef>
                </c:tx>
                <c:spPr>
                  <a:pattFill prst="ltUpDiag">
                    <a:fgClr>
                      <a:schemeClr val="accent1"/>
                    </a:fgClr>
                    <a:bgClr>
                      <a:schemeClr val="lt1"/>
                    </a:bgClr>
                  </a:pattFill>
                  <a:ln>
                    <a:noFill/>
                  </a:ln>
                  <a:effectLst/>
                </c:spPr>
                <c:invertIfNegative val="0"/>
                <c:cat>
                  <c:strRef>
                    <c:extLst>
                      <c:ext uri="{02D57815-91ED-43cb-92C2-25804820EDAC}">
                        <c15:formulaRef>
                          <c15:sqref>'Resumen 03'!$A$4:$A$5</c15:sqref>
                        </c15:formulaRef>
                      </c:ext>
                    </c:extLst>
                    <c:strCache>
                      <c:ptCount val="2"/>
                      <c:pt idx="0">
                        <c:v>Squash</c:v>
                      </c:pt>
                      <c:pt idx="1">
                        <c:v>Testlink</c:v>
                      </c:pt>
                    </c:strCache>
                  </c:strRef>
                </c:cat>
                <c:val>
                  <c:numRef>
                    <c:extLst>
                      <c:ext uri="{02D57815-91ED-43cb-92C2-25804820EDAC}">
                        <c15:formulaRef>
                          <c15:sqref>'Resumen 03'!$B$4:$B$5</c15:sqref>
                        </c15:formulaRef>
                      </c:ext>
                    </c:extLst>
                    <c:numCache>
                      <c:formatCode>#,##0\ _€</c:formatCode>
                      <c:ptCount val="2"/>
                      <c:pt idx="0">
                        <c:v>12</c:v>
                      </c:pt>
                      <c:pt idx="1">
                        <c:v>15</c:v>
                      </c:pt>
                    </c:numCache>
                  </c:numRef>
                </c:val>
                <c:extLst>
                  <c:ext xmlns:c16="http://schemas.microsoft.com/office/drawing/2014/chart" uri="{C3380CC4-5D6E-409C-BE32-E72D297353CC}">
                    <c16:uniqueId val="{00000005-C46C-438A-A84D-30511CE6F1F0}"/>
                  </c:ext>
                </c:extLst>
              </c15:ser>
            </c15:filteredBarSeries>
          </c:ext>
        </c:extLst>
      </c:barChart>
      <c:catAx>
        <c:axId val="-454621344"/>
        <c:scaling>
          <c:orientation val="minMax"/>
        </c:scaling>
        <c:delete val="0"/>
        <c:axPos val="b"/>
        <c:majorGridlines>
          <c:spPr>
            <a:ln w="9525" cap="flat" cmpd="sng" algn="ctr">
              <a:solidFill>
                <a:schemeClr val="lt1">
                  <a:alpha val="25000"/>
                </a:schemeClr>
              </a:solidFill>
              <a:round/>
            </a:ln>
            <a:effectLst/>
          </c:spPr>
        </c:majorGridlines>
        <c:numFmt formatCode="General" sourceLinked="1"/>
        <c:majorTickMark val="none"/>
        <c:minorTickMark val="none"/>
        <c:tickLblPos val="nextTo"/>
        <c:spPr>
          <a:noFill/>
          <a:ln w="3175" cap="flat" cmpd="sng" algn="ctr">
            <a:solidFill>
              <a:schemeClr val="accent1">
                <a:lumMod val="60000"/>
                <a:lumOff val="40000"/>
              </a:schemeClr>
            </a:solidFill>
            <a:round/>
          </a:ln>
          <a:effectLst/>
        </c:spPr>
        <c:txPr>
          <a:bodyPr rot="-60000000" spcFirstLastPara="1" vertOverflow="ellipsis" vert="horz" wrap="square" anchor="ctr" anchorCtr="1"/>
          <a:lstStyle/>
          <a:p>
            <a:pPr>
              <a:defRPr sz="800" b="0" i="0" u="none" strike="noStrike" kern="1200" cap="all" spc="150" normalizeH="0" baseline="0">
                <a:solidFill>
                  <a:schemeClr val="lt1"/>
                </a:solidFill>
                <a:latin typeface="+mn-lt"/>
                <a:ea typeface="+mn-ea"/>
                <a:cs typeface="+mn-cs"/>
              </a:defRPr>
            </a:pPr>
            <a:endParaRPr lang="es-CO"/>
          </a:p>
        </c:txPr>
        <c:crossAx val="-454614272"/>
        <c:crosses val="autoZero"/>
        <c:auto val="1"/>
        <c:lblAlgn val="ctr"/>
        <c:lblOffset val="100"/>
        <c:noMultiLvlLbl val="0"/>
      </c:catAx>
      <c:valAx>
        <c:axId val="-454614272"/>
        <c:scaling>
          <c:orientation val="minMax"/>
        </c:scaling>
        <c:delete val="0"/>
        <c:axPos val="l"/>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solidFill>
                <a:latin typeface="+mn-lt"/>
                <a:ea typeface="+mn-ea"/>
                <a:cs typeface="+mn-cs"/>
              </a:defRPr>
            </a:pPr>
            <a:endParaRPr lang="es-CO"/>
          </a:p>
        </c:txPr>
        <c:crossAx val="-45462134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solidFill>
              <a:latin typeface="+mn-lt"/>
              <a:ea typeface="+mn-ea"/>
              <a:cs typeface="+mn-cs"/>
            </a:defRPr>
          </a:pPr>
          <a:endParaRPr lang="es-CO"/>
        </a:p>
      </c:txPr>
    </c:legend>
    <c:plotVisOnly val="1"/>
    <c:dispBlanksAs val="gap"/>
    <c:showDLblsOverMax val="0"/>
  </c:chart>
  <c:spPr>
    <a:solidFill>
      <a:schemeClr val="accent1"/>
    </a:solidFill>
    <a:ln w="9525" cap="flat" cmpd="sng" algn="ctr">
      <a:solidFill>
        <a:schemeClr val="accent1"/>
      </a:solidFill>
      <a:round/>
    </a:ln>
    <a:effectLst/>
  </c:spPr>
  <c:txPr>
    <a:bodyPr/>
    <a:lstStyle/>
    <a:p>
      <a:pPr>
        <a:defRPr/>
      </a:pPr>
      <a:endParaRPr lang="es-CO"/>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500" b="1" i="0" u="none" strike="noStrike" kern="1200" cap="all" spc="100" normalizeH="0" baseline="0">
              <a:solidFill>
                <a:schemeClr val="lt1"/>
              </a:solidFill>
              <a:latin typeface="+mn-lt"/>
              <a:ea typeface="+mn-ea"/>
              <a:cs typeface="+mn-cs"/>
            </a:defRPr>
          </a:pPr>
          <a:endParaRPr lang="es-CO"/>
        </a:p>
      </c:txPr>
    </c:title>
    <c:autoTitleDeleted val="0"/>
    <c:plotArea>
      <c:layout/>
      <c:barChart>
        <c:barDir val="col"/>
        <c:grouping val="clustered"/>
        <c:varyColors val="0"/>
        <c:ser>
          <c:idx val="1"/>
          <c:order val="1"/>
          <c:tx>
            <c:strRef>
              <c:f>'Resumen 04'!$C$3</c:f>
              <c:strCache>
                <c:ptCount val="1"/>
                <c:pt idx="0">
                  <c:v>Porcentaje de cumplimiento</c:v>
                </c:pt>
              </c:strCache>
            </c:strRef>
          </c:tx>
          <c:spPr>
            <a:pattFill prst="ltUpDiag">
              <a:fgClr>
                <a:schemeClr val="accent2"/>
              </a:fgClr>
              <a:bgClr>
                <a:schemeClr val="lt1"/>
              </a:bgClr>
            </a:pattFill>
            <a:ln>
              <a:noFill/>
            </a:ln>
            <a:effectLst/>
          </c:spPr>
          <c:invertIfNegative val="0"/>
          <c:dPt>
            <c:idx val="0"/>
            <c:invertIfNegative val="0"/>
            <c:bubble3D val="0"/>
            <c:spPr>
              <a:solidFill>
                <a:srgbClr val="FFC000"/>
              </a:solidFill>
              <a:ln>
                <a:noFill/>
              </a:ln>
              <a:effectLst/>
            </c:spPr>
            <c:extLst>
              <c:ext xmlns:c16="http://schemas.microsoft.com/office/drawing/2014/chart" uri="{C3380CC4-5D6E-409C-BE32-E72D297353CC}">
                <c16:uniqueId val="{00000001-39A1-48F9-AA7D-3542BF58FD36}"/>
              </c:ext>
            </c:extLst>
          </c:dPt>
          <c:dPt>
            <c:idx val="1"/>
            <c:invertIfNegative val="0"/>
            <c:bubble3D val="0"/>
            <c:spPr>
              <a:solidFill>
                <a:srgbClr val="92D050"/>
              </a:solidFill>
              <a:ln>
                <a:noFill/>
              </a:ln>
              <a:effectLst/>
            </c:spPr>
            <c:extLst>
              <c:ext xmlns:c16="http://schemas.microsoft.com/office/drawing/2014/chart" uri="{C3380CC4-5D6E-409C-BE32-E72D297353CC}">
                <c16:uniqueId val="{00000003-39A1-48F9-AA7D-3542BF58FD36}"/>
              </c:ext>
            </c:extLst>
          </c:dPt>
          <c:dLbls>
            <c:spPr>
              <a:solidFill>
                <a:schemeClr val="accent2">
                  <a:alpha val="7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s-C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accent1">
                          <a:lumMod val="60000"/>
                          <a:lumOff val="40000"/>
                        </a:schemeClr>
                      </a:solidFill>
                    </a:ln>
                    <a:effectLst/>
                  </c:spPr>
                </c15:leaderLines>
              </c:ext>
            </c:extLst>
          </c:dLbls>
          <c:cat>
            <c:strRef>
              <c:f>'Resumen 04'!$A$4:$A$5</c:f>
              <c:strCache>
                <c:ptCount val="2"/>
                <c:pt idx="0">
                  <c:v>Mesos</c:v>
                </c:pt>
                <c:pt idx="1">
                  <c:v>Rancher</c:v>
                </c:pt>
              </c:strCache>
            </c:strRef>
          </c:cat>
          <c:val>
            <c:numRef>
              <c:f>'Resumen 04'!$C$4:$C$5</c:f>
              <c:numCache>
                <c:formatCode>0.00%</c:formatCode>
                <c:ptCount val="2"/>
                <c:pt idx="0">
                  <c:v>1</c:v>
                </c:pt>
                <c:pt idx="1">
                  <c:v>1</c:v>
                </c:pt>
              </c:numCache>
            </c:numRef>
          </c:val>
          <c:extLst>
            <c:ext xmlns:c16="http://schemas.microsoft.com/office/drawing/2014/chart" uri="{C3380CC4-5D6E-409C-BE32-E72D297353CC}">
              <c16:uniqueId val="{00000004-39A1-48F9-AA7D-3542BF58FD36}"/>
            </c:ext>
          </c:extLst>
        </c:ser>
        <c:dLbls>
          <c:showLegendKey val="0"/>
          <c:showVal val="0"/>
          <c:showCatName val="0"/>
          <c:showSerName val="0"/>
          <c:showPercent val="0"/>
          <c:showBubbleSize val="0"/>
        </c:dLbls>
        <c:gapWidth val="269"/>
        <c:overlap val="-20"/>
        <c:axId val="-454621344"/>
        <c:axId val="-454614272"/>
        <c:extLst>
          <c:ext xmlns:c15="http://schemas.microsoft.com/office/drawing/2012/chart" uri="{02D57815-91ED-43cb-92C2-25804820EDAC}">
            <c15:filteredBarSeries>
              <c15:ser>
                <c:idx val="0"/>
                <c:order val="0"/>
                <c:tx>
                  <c:strRef>
                    <c:extLst>
                      <c:ext uri="{02D57815-91ED-43cb-92C2-25804820EDAC}">
                        <c15:formulaRef>
                          <c15:sqref>'Resumen 04'!$B$3</c15:sqref>
                        </c15:formulaRef>
                      </c:ext>
                    </c:extLst>
                    <c:strCache>
                      <c:ptCount val="1"/>
                      <c:pt idx="0">
                        <c:v>Cantidad funcionalidades con que cumple</c:v>
                      </c:pt>
                    </c:strCache>
                  </c:strRef>
                </c:tx>
                <c:spPr>
                  <a:pattFill prst="ltUpDiag">
                    <a:fgClr>
                      <a:schemeClr val="accent1"/>
                    </a:fgClr>
                    <a:bgClr>
                      <a:schemeClr val="lt1"/>
                    </a:bgClr>
                  </a:pattFill>
                  <a:ln>
                    <a:noFill/>
                  </a:ln>
                  <a:effectLst/>
                </c:spPr>
                <c:invertIfNegative val="0"/>
                <c:cat>
                  <c:strRef>
                    <c:extLst>
                      <c:ext uri="{02D57815-91ED-43cb-92C2-25804820EDAC}">
                        <c15:formulaRef>
                          <c15:sqref>'Resumen 04'!$A$4:$A$5</c15:sqref>
                        </c15:formulaRef>
                      </c:ext>
                    </c:extLst>
                    <c:strCache>
                      <c:ptCount val="2"/>
                      <c:pt idx="0">
                        <c:v>Mesos</c:v>
                      </c:pt>
                      <c:pt idx="1">
                        <c:v>Rancher</c:v>
                      </c:pt>
                    </c:strCache>
                  </c:strRef>
                </c:cat>
                <c:val>
                  <c:numRef>
                    <c:extLst>
                      <c:ext uri="{02D57815-91ED-43cb-92C2-25804820EDAC}">
                        <c15:formulaRef>
                          <c15:sqref>'Resumen 04'!$B$4:$B$5</c15:sqref>
                        </c15:formulaRef>
                      </c:ext>
                    </c:extLst>
                    <c:numCache>
                      <c:formatCode>#,##0\ _€</c:formatCode>
                      <c:ptCount val="2"/>
                      <c:pt idx="0">
                        <c:v>16</c:v>
                      </c:pt>
                      <c:pt idx="1">
                        <c:v>16</c:v>
                      </c:pt>
                    </c:numCache>
                  </c:numRef>
                </c:val>
                <c:extLst>
                  <c:ext xmlns:c16="http://schemas.microsoft.com/office/drawing/2014/chart" uri="{C3380CC4-5D6E-409C-BE32-E72D297353CC}">
                    <c16:uniqueId val="{00000005-39A1-48F9-AA7D-3542BF58FD36}"/>
                  </c:ext>
                </c:extLst>
              </c15:ser>
            </c15:filteredBarSeries>
          </c:ext>
        </c:extLst>
      </c:barChart>
      <c:catAx>
        <c:axId val="-454621344"/>
        <c:scaling>
          <c:orientation val="minMax"/>
        </c:scaling>
        <c:delete val="0"/>
        <c:axPos val="b"/>
        <c:majorGridlines>
          <c:spPr>
            <a:ln w="9525" cap="flat" cmpd="sng" algn="ctr">
              <a:solidFill>
                <a:schemeClr val="lt1">
                  <a:alpha val="25000"/>
                </a:schemeClr>
              </a:solidFill>
              <a:round/>
            </a:ln>
            <a:effectLst/>
          </c:spPr>
        </c:majorGridlines>
        <c:numFmt formatCode="General" sourceLinked="1"/>
        <c:majorTickMark val="none"/>
        <c:minorTickMark val="none"/>
        <c:tickLblPos val="nextTo"/>
        <c:spPr>
          <a:noFill/>
          <a:ln w="3175" cap="flat" cmpd="sng" algn="ctr">
            <a:solidFill>
              <a:schemeClr val="accent1">
                <a:lumMod val="60000"/>
                <a:lumOff val="40000"/>
              </a:schemeClr>
            </a:solidFill>
            <a:round/>
          </a:ln>
          <a:effectLst/>
        </c:spPr>
        <c:txPr>
          <a:bodyPr rot="-60000000" spcFirstLastPara="1" vertOverflow="ellipsis" vert="horz" wrap="square" anchor="ctr" anchorCtr="1"/>
          <a:lstStyle/>
          <a:p>
            <a:pPr>
              <a:defRPr sz="800" b="0" i="0" u="none" strike="noStrike" kern="1200" cap="all" spc="150" normalizeH="0" baseline="0">
                <a:solidFill>
                  <a:schemeClr val="lt1"/>
                </a:solidFill>
                <a:latin typeface="+mn-lt"/>
                <a:ea typeface="+mn-ea"/>
                <a:cs typeface="+mn-cs"/>
              </a:defRPr>
            </a:pPr>
            <a:endParaRPr lang="es-CO"/>
          </a:p>
        </c:txPr>
        <c:crossAx val="-454614272"/>
        <c:crosses val="autoZero"/>
        <c:auto val="1"/>
        <c:lblAlgn val="ctr"/>
        <c:lblOffset val="100"/>
        <c:noMultiLvlLbl val="0"/>
      </c:catAx>
      <c:valAx>
        <c:axId val="-454614272"/>
        <c:scaling>
          <c:orientation val="minMax"/>
        </c:scaling>
        <c:delete val="0"/>
        <c:axPos val="l"/>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solidFill>
                <a:latin typeface="+mn-lt"/>
                <a:ea typeface="+mn-ea"/>
                <a:cs typeface="+mn-cs"/>
              </a:defRPr>
            </a:pPr>
            <a:endParaRPr lang="es-CO"/>
          </a:p>
        </c:txPr>
        <c:crossAx val="-45462134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solidFill>
              <a:latin typeface="+mn-lt"/>
              <a:ea typeface="+mn-ea"/>
              <a:cs typeface="+mn-cs"/>
            </a:defRPr>
          </a:pPr>
          <a:endParaRPr lang="es-CO"/>
        </a:p>
      </c:txPr>
    </c:legend>
    <c:plotVisOnly val="1"/>
    <c:dispBlanksAs val="gap"/>
    <c:showDLblsOverMax val="0"/>
  </c:chart>
  <c:spPr>
    <a:solidFill>
      <a:schemeClr val="accent1"/>
    </a:solidFill>
    <a:ln w="9525" cap="flat" cmpd="sng" algn="ctr">
      <a:solidFill>
        <a:schemeClr val="accent1"/>
      </a:solidFill>
      <a:round/>
    </a:ln>
    <a:effectLst/>
  </c:spPr>
  <c:txPr>
    <a:bodyPr/>
    <a:lstStyle/>
    <a:p>
      <a:pPr>
        <a:defRPr/>
      </a:pPr>
      <a:endParaRPr lang="es-CO"/>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500" b="1" i="0" u="none" strike="noStrike" kern="1200" cap="all" spc="100" normalizeH="0" baseline="0">
              <a:solidFill>
                <a:schemeClr val="lt1"/>
              </a:solidFill>
              <a:latin typeface="+mn-lt"/>
              <a:ea typeface="+mn-ea"/>
              <a:cs typeface="+mn-cs"/>
            </a:defRPr>
          </a:pPr>
          <a:endParaRPr lang="es-CO"/>
        </a:p>
      </c:txPr>
    </c:title>
    <c:autoTitleDeleted val="0"/>
    <c:plotArea>
      <c:layout/>
      <c:barChart>
        <c:barDir val="col"/>
        <c:grouping val="clustered"/>
        <c:varyColors val="0"/>
        <c:ser>
          <c:idx val="1"/>
          <c:order val="1"/>
          <c:tx>
            <c:strRef>
              <c:f>'Resumen 05'!$C$3</c:f>
              <c:strCache>
                <c:ptCount val="1"/>
                <c:pt idx="0">
                  <c:v>Porcentaje de cumplimiento</c:v>
                </c:pt>
              </c:strCache>
            </c:strRef>
          </c:tx>
          <c:spPr>
            <a:pattFill prst="ltUpDiag">
              <a:fgClr>
                <a:schemeClr val="accent2"/>
              </a:fgClr>
              <a:bgClr>
                <a:schemeClr val="lt1"/>
              </a:bgClr>
            </a:pattFill>
            <a:ln>
              <a:noFill/>
            </a:ln>
            <a:effectLst/>
          </c:spPr>
          <c:invertIfNegative val="0"/>
          <c:dPt>
            <c:idx val="0"/>
            <c:invertIfNegative val="0"/>
            <c:bubble3D val="0"/>
            <c:spPr>
              <a:solidFill>
                <a:srgbClr val="FFC000"/>
              </a:solidFill>
              <a:ln>
                <a:noFill/>
              </a:ln>
              <a:effectLst/>
            </c:spPr>
            <c:extLst>
              <c:ext xmlns:c16="http://schemas.microsoft.com/office/drawing/2014/chart" uri="{C3380CC4-5D6E-409C-BE32-E72D297353CC}">
                <c16:uniqueId val="{00000001-E225-4F2F-95B4-DE95F28EBDB1}"/>
              </c:ext>
            </c:extLst>
          </c:dPt>
          <c:dPt>
            <c:idx val="1"/>
            <c:invertIfNegative val="0"/>
            <c:bubble3D val="0"/>
            <c:spPr>
              <a:solidFill>
                <a:srgbClr val="92D050"/>
              </a:solidFill>
              <a:ln>
                <a:noFill/>
              </a:ln>
              <a:effectLst/>
            </c:spPr>
            <c:extLst>
              <c:ext xmlns:c16="http://schemas.microsoft.com/office/drawing/2014/chart" uri="{C3380CC4-5D6E-409C-BE32-E72D297353CC}">
                <c16:uniqueId val="{00000003-E225-4F2F-95B4-DE95F28EBDB1}"/>
              </c:ext>
            </c:extLst>
          </c:dPt>
          <c:dLbls>
            <c:spPr>
              <a:solidFill>
                <a:schemeClr val="accent2">
                  <a:alpha val="7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s-C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accent1">
                          <a:lumMod val="60000"/>
                          <a:lumOff val="40000"/>
                        </a:schemeClr>
                      </a:solidFill>
                    </a:ln>
                    <a:effectLst/>
                  </c:spPr>
                </c15:leaderLines>
              </c:ext>
            </c:extLst>
          </c:dLbls>
          <c:cat>
            <c:strRef>
              <c:f>'Resumen 05'!$A$4:$A$5</c:f>
              <c:strCache>
                <c:ptCount val="2"/>
                <c:pt idx="0">
                  <c:v>Silk Performer</c:v>
                </c:pt>
                <c:pt idx="1">
                  <c:v>LoadRunner</c:v>
                </c:pt>
              </c:strCache>
            </c:strRef>
          </c:cat>
          <c:val>
            <c:numRef>
              <c:f>'Resumen 05'!$C$4:$C$5</c:f>
              <c:numCache>
                <c:formatCode>0.00%</c:formatCode>
                <c:ptCount val="2"/>
                <c:pt idx="0">
                  <c:v>0.6875</c:v>
                </c:pt>
                <c:pt idx="1">
                  <c:v>0.8125</c:v>
                </c:pt>
              </c:numCache>
            </c:numRef>
          </c:val>
          <c:extLst>
            <c:ext xmlns:c16="http://schemas.microsoft.com/office/drawing/2014/chart" uri="{C3380CC4-5D6E-409C-BE32-E72D297353CC}">
              <c16:uniqueId val="{00000004-E225-4F2F-95B4-DE95F28EBDB1}"/>
            </c:ext>
          </c:extLst>
        </c:ser>
        <c:dLbls>
          <c:showLegendKey val="0"/>
          <c:showVal val="0"/>
          <c:showCatName val="0"/>
          <c:showSerName val="0"/>
          <c:showPercent val="0"/>
          <c:showBubbleSize val="0"/>
        </c:dLbls>
        <c:gapWidth val="269"/>
        <c:overlap val="-20"/>
        <c:axId val="-454621344"/>
        <c:axId val="-454614272"/>
        <c:extLst>
          <c:ext xmlns:c15="http://schemas.microsoft.com/office/drawing/2012/chart" uri="{02D57815-91ED-43cb-92C2-25804820EDAC}">
            <c15:filteredBarSeries>
              <c15:ser>
                <c:idx val="0"/>
                <c:order val="0"/>
                <c:tx>
                  <c:strRef>
                    <c:extLst>
                      <c:ext uri="{02D57815-91ED-43cb-92C2-25804820EDAC}">
                        <c15:formulaRef>
                          <c15:sqref>'Resumen 05'!$B$3</c15:sqref>
                        </c15:formulaRef>
                      </c:ext>
                    </c:extLst>
                    <c:strCache>
                      <c:ptCount val="1"/>
                      <c:pt idx="0">
                        <c:v>Cantidad funcionalidades con que cumple</c:v>
                      </c:pt>
                    </c:strCache>
                  </c:strRef>
                </c:tx>
                <c:spPr>
                  <a:pattFill prst="ltUpDiag">
                    <a:fgClr>
                      <a:schemeClr val="accent1"/>
                    </a:fgClr>
                    <a:bgClr>
                      <a:schemeClr val="lt1"/>
                    </a:bgClr>
                  </a:pattFill>
                  <a:ln>
                    <a:noFill/>
                  </a:ln>
                  <a:effectLst/>
                </c:spPr>
                <c:invertIfNegative val="0"/>
                <c:cat>
                  <c:strRef>
                    <c:extLst>
                      <c:ext uri="{02D57815-91ED-43cb-92C2-25804820EDAC}">
                        <c15:formulaRef>
                          <c15:sqref>'Resumen 05'!$A$4:$A$5</c15:sqref>
                        </c15:formulaRef>
                      </c:ext>
                    </c:extLst>
                    <c:strCache>
                      <c:ptCount val="2"/>
                      <c:pt idx="0">
                        <c:v>Silk Performer</c:v>
                      </c:pt>
                      <c:pt idx="1">
                        <c:v>LoadRunner</c:v>
                      </c:pt>
                    </c:strCache>
                  </c:strRef>
                </c:cat>
                <c:val>
                  <c:numRef>
                    <c:extLst>
                      <c:ext uri="{02D57815-91ED-43cb-92C2-25804820EDAC}">
                        <c15:formulaRef>
                          <c15:sqref>'Resumen 05'!$B$4:$B$5</c15:sqref>
                        </c15:formulaRef>
                      </c:ext>
                    </c:extLst>
                    <c:numCache>
                      <c:formatCode>#,##0\ _€</c:formatCode>
                      <c:ptCount val="2"/>
                      <c:pt idx="0">
                        <c:v>11</c:v>
                      </c:pt>
                      <c:pt idx="1">
                        <c:v>13</c:v>
                      </c:pt>
                    </c:numCache>
                  </c:numRef>
                </c:val>
                <c:extLst>
                  <c:ext xmlns:c16="http://schemas.microsoft.com/office/drawing/2014/chart" uri="{C3380CC4-5D6E-409C-BE32-E72D297353CC}">
                    <c16:uniqueId val="{00000005-E225-4F2F-95B4-DE95F28EBDB1}"/>
                  </c:ext>
                </c:extLst>
              </c15:ser>
            </c15:filteredBarSeries>
          </c:ext>
        </c:extLst>
      </c:barChart>
      <c:catAx>
        <c:axId val="-454621344"/>
        <c:scaling>
          <c:orientation val="minMax"/>
        </c:scaling>
        <c:delete val="0"/>
        <c:axPos val="b"/>
        <c:majorGridlines>
          <c:spPr>
            <a:ln w="9525" cap="flat" cmpd="sng" algn="ctr">
              <a:solidFill>
                <a:schemeClr val="lt1">
                  <a:alpha val="25000"/>
                </a:schemeClr>
              </a:solidFill>
              <a:round/>
            </a:ln>
            <a:effectLst/>
          </c:spPr>
        </c:majorGridlines>
        <c:numFmt formatCode="General" sourceLinked="1"/>
        <c:majorTickMark val="none"/>
        <c:minorTickMark val="none"/>
        <c:tickLblPos val="nextTo"/>
        <c:spPr>
          <a:noFill/>
          <a:ln w="3175" cap="flat" cmpd="sng" algn="ctr">
            <a:solidFill>
              <a:schemeClr val="accent1">
                <a:lumMod val="60000"/>
                <a:lumOff val="40000"/>
              </a:schemeClr>
            </a:solidFill>
            <a:round/>
          </a:ln>
          <a:effectLst/>
        </c:spPr>
        <c:txPr>
          <a:bodyPr rot="-60000000" spcFirstLastPara="1" vertOverflow="ellipsis" vert="horz" wrap="square" anchor="ctr" anchorCtr="1"/>
          <a:lstStyle/>
          <a:p>
            <a:pPr>
              <a:defRPr sz="800" b="0" i="0" u="none" strike="noStrike" kern="1200" cap="all" spc="150" normalizeH="0" baseline="0">
                <a:solidFill>
                  <a:schemeClr val="lt1"/>
                </a:solidFill>
                <a:latin typeface="+mn-lt"/>
                <a:ea typeface="+mn-ea"/>
                <a:cs typeface="+mn-cs"/>
              </a:defRPr>
            </a:pPr>
            <a:endParaRPr lang="es-CO"/>
          </a:p>
        </c:txPr>
        <c:crossAx val="-454614272"/>
        <c:crosses val="autoZero"/>
        <c:auto val="1"/>
        <c:lblAlgn val="ctr"/>
        <c:lblOffset val="100"/>
        <c:noMultiLvlLbl val="0"/>
      </c:catAx>
      <c:valAx>
        <c:axId val="-454614272"/>
        <c:scaling>
          <c:orientation val="minMax"/>
        </c:scaling>
        <c:delete val="0"/>
        <c:axPos val="l"/>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solidFill>
                <a:latin typeface="+mn-lt"/>
                <a:ea typeface="+mn-ea"/>
                <a:cs typeface="+mn-cs"/>
              </a:defRPr>
            </a:pPr>
            <a:endParaRPr lang="es-CO"/>
          </a:p>
        </c:txPr>
        <c:crossAx val="-45462134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solidFill>
              <a:latin typeface="+mn-lt"/>
              <a:ea typeface="+mn-ea"/>
              <a:cs typeface="+mn-cs"/>
            </a:defRPr>
          </a:pPr>
          <a:endParaRPr lang="es-CO"/>
        </a:p>
      </c:txPr>
    </c:legend>
    <c:plotVisOnly val="1"/>
    <c:dispBlanksAs val="gap"/>
    <c:showDLblsOverMax val="0"/>
  </c:chart>
  <c:spPr>
    <a:solidFill>
      <a:schemeClr val="accent1"/>
    </a:solidFill>
    <a:ln w="9525" cap="flat" cmpd="sng" algn="ctr">
      <a:solidFill>
        <a:schemeClr val="accent1"/>
      </a:solidFill>
      <a:round/>
    </a:ln>
    <a:effectLst/>
  </c:spPr>
  <c:txPr>
    <a:bodyPr/>
    <a:lstStyle/>
    <a:p>
      <a:pPr>
        <a:defRPr/>
      </a:pPr>
      <a:endParaRPr lang="es-CO"/>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overlay val="0"/>
      <c:spPr>
        <a:noFill/>
        <a:ln>
          <a:noFill/>
        </a:ln>
        <a:effectLst/>
      </c:spPr>
      <c:txPr>
        <a:bodyPr rot="0" spcFirstLastPara="1" vertOverflow="ellipsis" vert="horz" wrap="square" anchor="ctr" anchorCtr="1"/>
        <a:lstStyle/>
        <a:p>
          <a:pPr>
            <a:defRPr sz="1500" b="1" i="0" u="none" strike="noStrike" kern="1200" cap="all" spc="100" normalizeH="0" baseline="0">
              <a:solidFill>
                <a:schemeClr val="lt1"/>
              </a:solidFill>
              <a:latin typeface="+mn-lt"/>
              <a:ea typeface="+mn-ea"/>
              <a:cs typeface="+mn-cs"/>
            </a:defRPr>
          </a:pPr>
          <a:endParaRPr lang="es-CO"/>
        </a:p>
      </c:txPr>
    </c:title>
    <c:autoTitleDeleted val="0"/>
    <c:plotArea>
      <c:layout/>
      <c:barChart>
        <c:barDir val="col"/>
        <c:grouping val="clustered"/>
        <c:varyColors val="0"/>
        <c:ser>
          <c:idx val="1"/>
          <c:order val="1"/>
          <c:tx>
            <c:strRef>
              <c:f>'Resumen 05'!$C$24</c:f>
              <c:strCache>
                <c:ptCount val="1"/>
                <c:pt idx="0">
                  <c:v>Porcentaje que cumple</c:v>
                </c:pt>
              </c:strCache>
            </c:strRef>
          </c:tx>
          <c:spPr>
            <a:pattFill prst="ltUpDiag">
              <a:fgClr>
                <a:schemeClr val="accent1">
                  <a:tint val="77000"/>
                </a:schemeClr>
              </a:fgClr>
              <a:bgClr>
                <a:schemeClr val="lt1"/>
              </a:bgClr>
            </a:pattFill>
            <a:ln>
              <a:noFill/>
            </a:ln>
            <a:effectLst/>
          </c:spPr>
          <c:invertIfNegative val="0"/>
          <c:dPt>
            <c:idx val="0"/>
            <c:invertIfNegative val="0"/>
            <c:bubble3D val="0"/>
            <c:spPr>
              <a:solidFill>
                <a:srgbClr val="FFC000"/>
              </a:solidFill>
              <a:ln>
                <a:noFill/>
              </a:ln>
              <a:effectLst/>
            </c:spPr>
            <c:extLst>
              <c:ext xmlns:c16="http://schemas.microsoft.com/office/drawing/2014/chart" uri="{C3380CC4-5D6E-409C-BE32-E72D297353CC}">
                <c16:uniqueId val="{00000001-838A-4E54-ABBF-FE301356F3DB}"/>
              </c:ext>
            </c:extLst>
          </c:dPt>
          <c:dPt>
            <c:idx val="1"/>
            <c:invertIfNegative val="0"/>
            <c:bubble3D val="0"/>
            <c:spPr>
              <a:solidFill>
                <a:srgbClr val="00B050"/>
              </a:solidFill>
              <a:ln>
                <a:noFill/>
              </a:ln>
              <a:effectLst/>
            </c:spPr>
            <c:extLst>
              <c:ext xmlns:c16="http://schemas.microsoft.com/office/drawing/2014/chart" uri="{C3380CC4-5D6E-409C-BE32-E72D297353CC}">
                <c16:uniqueId val="{00000003-838A-4E54-ABBF-FE301356F3DB}"/>
              </c:ext>
            </c:extLst>
          </c:dPt>
          <c:dLbls>
            <c:spPr>
              <a:solidFill>
                <a:schemeClr val="accent1">
                  <a:tint val="77000"/>
                  <a:alpha val="7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s-CO"/>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accent1">
                          <a:lumMod val="60000"/>
                          <a:lumOff val="40000"/>
                        </a:schemeClr>
                      </a:solidFill>
                    </a:ln>
                    <a:effectLst/>
                  </c:spPr>
                </c15:leaderLines>
              </c:ext>
            </c:extLst>
          </c:dLbls>
          <c:cat>
            <c:strRef>
              <c:f>'Resumen 05'!$A$25:$A$26</c:f>
              <c:strCache>
                <c:ptCount val="2"/>
                <c:pt idx="0">
                  <c:v>Silk Performer</c:v>
                </c:pt>
                <c:pt idx="1">
                  <c:v>LoadRunner</c:v>
                </c:pt>
              </c:strCache>
            </c:strRef>
          </c:cat>
          <c:val>
            <c:numRef>
              <c:f>'Resumen 05'!$C$25:$C$26</c:f>
              <c:numCache>
                <c:formatCode>0.00%</c:formatCode>
                <c:ptCount val="2"/>
                <c:pt idx="0">
                  <c:v>0.81818181818181823</c:v>
                </c:pt>
                <c:pt idx="1">
                  <c:v>1</c:v>
                </c:pt>
              </c:numCache>
            </c:numRef>
          </c:val>
          <c:extLst>
            <c:ext xmlns:c16="http://schemas.microsoft.com/office/drawing/2014/chart" uri="{C3380CC4-5D6E-409C-BE32-E72D297353CC}">
              <c16:uniqueId val="{00000004-838A-4E54-ABBF-FE301356F3DB}"/>
            </c:ext>
          </c:extLst>
        </c:ser>
        <c:dLbls>
          <c:dLblPos val="ctr"/>
          <c:showLegendKey val="0"/>
          <c:showVal val="1"/>
          <c:showCatName val="0"/>
          <c:showSerName val="0"/>
          <c:showPercent val="0"/>
          <c:showBubbleSize val="0"/>
        </c:dLbls>
        <c:gapWidth val="269"/>
        <c:overlap val="-20"/>
        <c:axId val="-454618624"/>
        <c:axId val="-454626784"/>
        <c:extLst>
          <c:ext xmlns:c15="http://schemas.microsoft.com/office/drawing/2012/chart" uri="{02D57815-91ED-43cb-92C2-25804820EDAC}">
            <c15:filteredBarSeries>
              <c15:ser>
                <c:idx val="0"/>
                <c:order val="0"/>
                <c:tx>
                  <c:strRef>
                    <c:extLst>
                      <c:ext uri="{02D57815-91ED-43cb-92C2-25804820EDAC}">
                        <c15:formulaRef>
                          <c15:sqref>'Resumen 05'!$B$24</c15:sqref>
                        </c15:formulaRef>
                      </c:ext>
                    </c:extLst>
                    <c:strCache>
                      <c:ptCount val="1"/>
                      <c:pt idx="0">
                        <c:v>Cantidad de funcionalidades con que cumple</c:v>
                      </c:pt>
                    </c:strCache>
                  </c:strRef>
                </c:tx>
                <c:spPr>
                  <a:pattFill prst="ltUpDiag">
                    <a:fgClr>
                      <a:schemeClr val="accent1">
                        <a:shade val="76000"/>
                      </a:schemeClr>
                    </a:fgClr>
                    <a:bgClr>
                      <a:schemeClr val="lt1"/>
                    </a:bgClr>
                  </a:pattFill>
                  <a:ln>
                    <a:noFill/>
                  </a:ln>
                  <a:effectLst/>
                </c:spPr>
                <c:invertIfNegative val="0"/>
                <c:dLbls>
                  <c:spPr>
                    <a:solidFill>
                      <a:schemeClr val="accent1">
                        <a:shade val="76000"/>
                        <a:alpha val="7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s-CO"/>
                    </a:p>
                  </c:txPr>
                  <c:dLblPos val="ctr"/>
                  <c:showLegendKey val="0"/>
                  <c:showVal val="1"/>
                  <c:showCatName val="0"/>
                  <c:showSerName val="0"/>
                  <c:showPercent val="0"/>
                  <c:showBubbleSize val="0"/>
                  <c:showLeaderLines val="0"/>
                  <c:extLst>
                    <c:ext uri="{CE6537A1-D6FC-4f65-9D91-7224C49458BB}">
                      <c15:showLeaderLines val="1"/>
                      <c15:leaderLines>
                        <c:spPr>
                          <a:ln w="9525">
                            <a:solidFill>
                              <a:schemeClr val="accent1">
                                <a:lumMod val="60000"/>
                                <a:lumOff val="40000"/>
                              </a:schemeClr>
                            </a:solidFill>
                          </a:ln>
                          <a:effectLst/>
                        </c:spPr>
                      </c15:leaderLines>
                    </c:ext>
                  </c:extLst>
                </c:dLbls>
                <c:cat>
                  <c:strRef>
                    <c:extLst>
                      <c:ext uri="{02D57815-91ED-43cb-92C2-25804820EDAC}">
                        <c15:formulaRef>
                          <c15:sqref>'Resumen 05'!$A$25:$A$26</c15:sqref>
                        </c15:formulaRef>
                      </c:ext>
                    </c:extLst>
                    <c:strCache>
                      <c:ptCount val="2"/>
                      <c:pt idx="0">
                        <c:v>Silk Performer</c:v>
                      </c:pt>
                      <c:pt idx="1">
                        <c:v>LoadRunner</c:v>
                      </c:pt>
                    </c:strCache>
                  </c:strRef>
                </c:cat>
                <c:val>
                  <c:numRef>
                    <c:extLst>
                      <c:ext uri="{02D57815-91ED-43cb-92C2-25804820EDAC}">
                        <c15:formulaRef>
                          <c15:sqref>'Resumen 05'!$B$25:$B$26</c15:sqref>
                        </c15:formulaRef>
                      </c:ext>
                    </c:extLst>
                    <c:numCache>
                      <c:formatCode>General</c:formatCode>
                      <c:ptCount val="2"/>
                      <c:pt idx="0">
                        <c:v>9</c:v>
                      </c:pt>
                      <c:pt idx="1">
                        <c:v>11</c:v>
                      </c:pt>
                    </c:numCache>
                  </c:numRef>
                </c:val>
                <c:extLst>
                  <c:ext xmlns:c16="http://schemas.microsoft.com/office/drawing/2014/chart" uri="{C3380CC4-5D6E-409C-BE32-E72D297353CC}">
                    <c16:uniqueId val="{00000005-838A-4E54-ABBF-FE301356F3DB}"/>
                  </c:ext>
                </c:extLst>
              </c15:ser>
            </c15:filteredBarSeries>
          </c:ext>
        </c:extLst>
      </c:barChart>
      <c:catAx>
        <c:axId val="-454618624"/>
        <c:scaling>
          <c:orientation val="minMax"/>
        </c:scaling>
        <c:delete val="0"/>
        <c:axPos val="b"/>
        <c:majorGridlines>
          <c:spPr>
            <a:ln w="9525" cap="flat" cmpd="sng" algn="ctr">
              <a:solidFill>
                <a:schemeClr val="lt1">
                  <a:alpha val="25000"/>
                </a:schemeClr>
              </a:solidFill>
              <a:round/>
            </a:ln>
            <a:effectLst/>
          </c:spPr>
        </c:majorGridlines>
        <c:numFmt formatCode="General" sourceLinked="1"/>
        <c:majorTickMark val="none"/>
        <c:minorTickMark val="none"/>
        <c:tickLblPos val="nextTo"/>
        <c:spPr>
          <a:noFill/>
          <a:ln w="3175" cap="flat" cmpd="sng" algn="ctr">
            <a:solidFill>
              <a:schemeClr val="accent1">
                <a:lumMod val="60000"/>
                <a:lumOff val="40000"/>
              </a:schemeClr>
            </a:solidFill>
            <a:round/>
          </a:ln>
          <a:effectLst/>
        </c:spPr>
        <c:txPr>
          <a:bodyPr rot="-60000000" spcFirstLastPara="1" vertOverflow="ellipsis" vert="horz" wrap="square" anchor="ctr" anchorCtr="1"/>
          <a:lstStyle/>
          <a:p>
            <a:pPr>
              <a:defRPr sz="800" b="0" i="0" u="none" strike="noStrike" kern="1200" cap="all" spc="150" normalizeH="0" baseline="0">
                <a:solidFill>
                  <a:schemeClr val="lt1"/>
                </a:solidFill>
                <a:latin typeface="+mn-lt"/>
                <a:ea typeface="+mn-ea"/>
                <a:cs typeface="+mn-cs"/>
              </a:defRPr>
            </a:pPr>
            <a:endParaRPr lang="es-CO"/>
          </a:p>
        </c:txPr>
        <c:crossAx val="-454626784"/>
        <c:crosses val="autoZero"/>
        <c:auto val="1"/>
        <c:lblAlgn val="ctr"/>
        <c:lblOffset val="100"/>
        <c:noMultiLvlLbl val="0"/>
      </c:catAx>
      <c:valAx>
        <c:axId val="-454626784"/>
        <c:scaling>
          <c:orientation val="minMax"/>
        </c:scaling>
        <c:delete val="0"/>
        <c:axPos val="l"/>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solidFill>
                <a:latin typeface="+mn-lt"/>
                <a:ea typeface="+mn-ea"/>
                <a:cs typeface="+mn-cs"/>
              </a:defRPr>
            </a:pPr>
            <a:endParaRPr lang="es-CO"/>
          </a:p>
        </c:txPr>
        <c:crossAx val="-45461862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solidFill>
              <a:latin typeface="+mn-lt"/>
              <a:ea typeface="+mn-ea"/>
              <a:cs typeface="+mn-cs"/>
            </a:defRPr>
          </a:pPr>
          <a:endParaRPr lang="es-CO"/>
        </a:p>
      </c:txPr>
    </c:legend>
    <c:plotVisOnly val="1"/>
    <c:dispBlanksAs val="gap"/>
    <c:showDLblsOverMax val="0"/>
  </c:chart>
  <c:spPr>
    <a:solidFill>
      <a:schemeClr val="accent1"/>
    </a:solidFill>
    <a:ln w="9525" cap="flat" cmpd="sng" algn="ctr">
      <a:solidFill>
        <a:schemeClr val="accent1"/>
      </a:solidFill>
      <a:round/>
    </a:ln>
    <a:effectLst/>
  </c:spPr>
  <c:txPr>
    <a:bodyPr/>
    <a:lstStyle/>
    <a:p>
      <a:pPr>
        <a:defRPr/>
      </a:pPr>
      <a:endParaRPr lang="es-CO"/>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withinLinear" id="14">
  <a:schemeClr val="accent1"/>
</cs:colorStyle>
</file>

<file path=word/charts/style1.xml><?xml version="1.0" encoding="utf-8"?>
<cs:chartStyle xmlns:cs="http://schemas.microsoft.com/office/drawing/2012/chartStyle" xmlns:a="http://schemas.openxmlformats.org/drawingml/2006/main" id="214">
  <cs:axisTitle>
    <cs:lnRef idx="0"/>
    <cs:fillRef idx="0"/>
    <cs:effectRef idx="0"/>
    <cs:fontRef idx="minor">
      <a:schemeClr val="lt1"/>
    </cs:fontRef>
    <cs:defRPr sz="900" b="1" kern="1200"/>
  </cs:axisTitle>
  <cs:categoryAxis>
    <cs:lnRef idx="0">
      <cs:styleClr val="0"/>
    </cs:lnRef>
    <cs:fillRef idx="0"/>
    <cs:effectRef idx="0"/>
    <cs:fontRef idx="minor">
      <a:schemeClr val="lt1"/>
    </cs:fontRef>
    <cs:spPr>
      <a:ln w="3175" cap="flat" cmpd="sng" algn="ctr">
        <a:solidFill>
          <a:schemeClr val="phClr">
            <a:lumMod val="60000"/>
            <a:lumOff val="40000"/>
          </a:schemeClr>
        </a:solidFill>
        <a:round/>
      </a:ln>
    </cs:spPr>
    <cs:defRPr sz="800" kern="1200" cap="all" spc="150" normalizeH="0" baseline="0"/>
  </cs:categoryAxis>
  <cs:chartArea>
    <cs:lnRef idx="0">
      <cs:styleClr val="0"/>
    </cs:lnRef>
    <cs:fillRef idx="0">
      <cs:styleClr val="0"/>
    </cs:fillRef>
    <cs:effectRef idx="0"/>
    <cs:fontRef idx="minor">
      <a:schemeClr val="dk1"/>
    </cs:fontRef>
    <cs:spPr>
      <a:solidFill>
        <a:schemeClr val="phClr"/>
      </a:solidFill>
      <a:ln w="9525" cap="flat" cmpd="sng" algn="ctr">
        <a:solidFill>
          <a:schemeClr val="phClr"/>
        </a:solidFill>
        <a:round/>
      </a:ln>
    </cs:spPr>
    <cs:defRPr sz="1000" kern="1200"/>
  </cs:chartArea>
  <cs:dataLabel>
    <cs:lnRef idx="0"/>
    <cs:fillRef idx="0">
      <cs:styleClr val="auto"/>
    </cs:fillRef>
    <cs:effectRef idx="0"/>
    <cs:fontRef idx="minor">
      <a:schemeClr val="lt1"/>
    </cs:fontRef>
    <cs:spPr>
      <a:solidFill>
        <a:schemeClr val="phClr">
          <a:alpha val="70000"/>
        </a:schemeClr>
      </a:solidFill>
    </cs:spPr>
    <cs:defRPr sz="900" kern="1200"/>
  </cs:dataLabel>
  <cs:dataLabelCallout>
    <cs:lnRef idx="0">
      <cs:styleClr val="auto"/>
    </cs:lnRef>
    <cs:fillRef idx="0"/>
    <cs:effectRef idx="0"/>
    <cs:fontRef idx="minor">
      <cs:styleClr val="auto"/>
    </cs:fontRef>
    <cs:spPr>
      <a:solidFill>
        <a:schemeClr val="lt1"/>
      </a:solidFill>
      <a:ln>
        <a:solidFill>
          <a:schemeClr val="ph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pattFill prst="ltUpDiag">
        <a:fgClr>
          <a:schemeClr val="phClr"/>
        </a:fgClr>
        <a:bgClr>
          <a:schemeClr val="lt1"/>
        </a:bgClr>
      </a:pattFill>
    </cs:spPr>
  </cs:dataPoint>
  <cs:dataPoint3D>
    <cs:lnRef idx="0"/>
    <cs:fillRef idx="0">
      <cs:styleClr val="auto"/>
    </cs:fillRef>
    <cs:effectRef idx="0"/>
    <cs:fontRef idx="minor">
      <a:schemeClr val="dk1"/>
    </cs:fontRef>
    <cs:spPr>
      <a:pattFill prst="ltUpDiag">
        <a:fgClr>
          <a:schemeClr val="phClr"/>
        </a:fgClr>
        <a:bgClr>
          <a:schemeClr val="lt1"/>
        </a:bgClr>
      </a:pattFill>
    </cs:spPr>
  </cs:dataPoint3D>
  <cs:dataPointLine>
    <cs:lnRef idx="0">
      <cs:styleClr val="auto"/>
    </cs:lnRef>
    <cs:fillRef idx="0"/>
    <cs:effectRef idx="0">
      <cs:styleClr val="auto"/>
    </cs:effectRef>
    <cs:fontRef idx="minor">
      <a:schemeClr val="dk1"/>
    </cs:fontRef>
    <cs:spPr>
      <a:ln w="34925" cap="rnd">
        <a:solidFill>
          <a:schemeClr val="lt1"/>
        </a:solidFill>
        <a:round/>
      </a:ln>
      <a:effectLst>
        <a:outerShdw dist="25400" dir="2700000" algn="tl" rotWithShape="0">
          <a:schemeClr val="phClr"/>
        </a:outerShdw>
      </a:effectLst>
    </cs:spPr>
  </cs:dataPointLine>
  <cs:dataPointMarker>
    <cs:lnRef idx="0"/>
    <cs:fillRef idx="0">
      <cs:styleClr val="auto"/>
    </cs:fillRef>
    <cs:effectRef idx="0"/>
    <cs:fontRef idx="minor">
      <a:schemeClr val="dk1"/>
    </cs:fontRef>
    <cs:spPr>
      <a:solidFill>
        <a:schemeClr val="phClr"/>
      </a:solidFill>
      <a:ln w="22225">
        <a:solidFill>
          <a:schemeClr val="lt1"/>
        </a:solidFill>
        <a:round/>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styleClr val="0"/>
    </cs:lnRef>
    <cs:fillRef idx="0"/>
    <cs:effectRef idx="0"/>
    <cs:fontRef idx="minor">
      <a:schemeClr val="lt1"/>
    </cs:fontRef>
    <cs:spPr>
      <a:ln w="9525">
        <a:solidFill>
          <a:schemeClr val="phClr">
            <a:lumMod val="60000"/>
            <a:lumOff val="40000"/>
          </a:schemeClr>
        </a:solidFill>
      </a:ln>
    </cs:spPr>
    <cs:defRPr sz="900" kern="1200"/>
  </cs:dataTable>
  <cs:downBar>
    <cs:lnRef idx="0">
      <cs:styleClr val="0"/>
    </cs:lnRef>
    <cs:fillRef idx="0"/>
    <cs:effectRef idx="0"/>
    <cs:fontRef idx="minor">
      <a:schemeClr val="dk1"/>
    </cs:fontRef>
    <cs:spPr>
      <a:solidFill>
        <a:schemeClr val="dk1">
          <a:lumMod val="35000"/>
          <a:lumOff val="65000"/>
        </a:schemeClr>
      </a:solidFill>
      <a:ln w="9525">
        <a:solidFill>
          <a:schemeClr val="phClr">
            <a:lumMod val="60000"/>
            <a:lumOff val="40000"/>
          </a:schemeClr>
        </a:solidFill>
      </a:ln>
    </cs:spPr>
  </cs:downBar>
  <cs:dropLine>
    <cs:lnRef idx="0">
      <cs:styleClr val="0"/>
    </cs:lnRef>
    <cs:fillRef idx="0"/>
    <cs:effectRef idx="0"/>
    <cs:fontRef idx="minor">
      <a:schemeClr val="dk1"/>
    </cs:fontRef>
    <cs:spPr>
      <a:ln w="9525">
        <a:solidFill>
          <a:schemeClr val="phClr">
            <a:lumMod val="60000"/>
            <a:lumOff val="40000"/>
          </a:schemeClr>
        </a:solidFill>
        <a:prstDash val="dash"/>
      </a:ln>
    </cs:spPr>
  </cs:dropLine>
  <cs:errorBar>
    <cs:lnRef idx="0">
      <cs:styleClr val="0"/>
    </cs:lnRef>
    <cs:fillRef idx="0"/>
    <cs:effectRef idx="0"/>
    <cs:fontRef idx="minor">
      <a:schemeClr val="dk1"/>
    </cs:fontRef>
    <cs:spPr>
      <a:ln w="9525">
        <a:solidFill>
          <a:schemeClr val="phClr">
            <a:lumMod val="60000"/>
            <a:lumOff val="40000"/>
          </a:schemeClr>
        </a:solidFill>
        <a:round/>
      </a:ln>
      <a:effectLst>
        <a:glow rad="25400">
          <a:schemeClr val="lt1"/>
        </a:glow>
      </a:effectLst>
    </cs:spPr>
  </cs:errorBar>
  <cs:floor>
    <cs:lnRef idx="0"/>
    <cs:fillRef idx="0"/>
    <cs:effectRef idx="0"/>
    <cs:fontRef idx="minor">
      <a:schemeClr val="dk1"/>
    </cs:fontRef>
  </cs:floor>
  <cs:gridlineMajor>
    <cs:lnRef idx="0">
      <cs:styleClr val="0"/>
    </cs:lnRef>
    <cs:fillRef idx="0"/>
    <cs:effectRef idx="0"/>
    <cs:fontRef idx="minor">
      <a:schemeClr val="dk1"/>
    </cs:fontRef>
    <cs:spPr>
      <a:ln w="9525" cap="flat" cmpd="sng" algn="ctr">
        <a:solidFill>
          <a:schemeClr val="lt1">
            <a:alpha val="25000"/>
          </a:schemeClr>
        </a:solidFill>
        <a:round/>
      </a:ln>
    </cs:spPr>
  </cs:gridlineMajor>
  <cs:gridlineMinor>
    <cs:lnRef idx="0">
      <cs:styleClr val="0"/>
    </cs:lnRef>
    <cs:fillRef idx="0"/>
    <cs:effectRef idx="0"/>
    <cs:fontRef idx="minor">
      <a:schemeClr val="dk1"/>
    </cs:fontRef>
    <cs:spPr>
      <a:ln>
        <a:solidFill>
          <a:schemeClr val="lt1">
            <a:alpha val="10000"/>
          </a:schemeClr>
        </a:solidFill>
      </a:ln>
    </cs:spPr>
  </cs:gridlineMinor>
  <cs:hiLoLine>
    <cs:lnRef idx="0">
      <cs:styleClr val="0"/>
    </cs:lnRef>
    <cs:fillRef idx="0"/>
    <cs:effectRef idx="0"/>
    <cs:fontRef idx="minor">
      <a:schemeClr val="dk1"/>
    </cs:fontRef>
    <cs:spPr>
      <a:ln w="9525">
        <a:solidFill>
          <a:schemeClr val="phClr">
            <a:lumMod val="60000"/>
            <a:lumOff val="40000"/>
          </a:schemeClr>
        </a:solidFill>
        <a:prstDash val="dash"/>
      </a:ln>
    </cs:spPr>
  </cs:hiLoLine>
  <cs:leaderLine>
    <cs:lnRef idx="0">
      <cs:styleClr val="0"/>
    </cs:lnRef>
    <cs:fillRef idx="0"/>
    <cs:effectRef idx="0"/>
    <cs:fontRef idx="minor">
      <a:schemeClr val="dk1"/>
    </cs:fontRef>
    <cs:spPr>
      <a:ln w="9525">
        <a:solidFill>
          <a:schemeClr val="phClr">
            <a:lumMod val="60000"/>
            <a:lumOff val="40000"/>
          </a:schemeClr>
        </a:solidFill>
      </a:ln>
    </cs:spPr>
  </cs:leaderLine>
  <cs:legend>
    <cs:lnRef idx="0"/>
    <cs:fillRef idx="0"/>
    <cs:effectRef idx="0"/>
    <cs:fontRef idx="minor">
      <a:schemeClr val="lt1"/>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styleClr val="0"/>
    </cs:lnRef>
    <cs:fillRef idx="0"/>
    <cs:effectRef idx="0"/>
    <cs:fontRef idx="minor">
      <a:schemeClr val="lt1"/>
    </cs:fontRef>
    <cs:spPr>
      <a:ln w="3175" cap="flat" cmpd="sng" algn="ctr">
        <a:solidFill>
          <a:schemeClr val="phClr">
            <a:lumMod val="60000"/>
            <a:lumOff val="40000"/>
          </a:schemeClr>
        </a:solidFill>
        <a:round/>
      </a:ln>
    </cs:spPr>
    <cs:defRPr sz="900" kern="1200"/>
  </cs:seriesAxis>
  <cs:seriesLine>
    <cs:lnRef idx="0">
      <cs:styleClr val="0"/>
    </cs:lnRef>
    <cs:fillRef idx="0"/>
    <cs:effectRef idx="0"/>
    <cs:fontRef idx="minor">
      <a:schemeClr val="dk1"/>
    </cs:fontRef>
    <cs:spPr>
      <a:ln w="9525">
        <a:solidFill>
          <a:schemeClr val="phClr">
            <a:lumMod val="60000"/>
            <a:lumOff val="40000"/>
            <a:tint val="50000"/>
          </a:schemeClr>
        </a:solidFill>
        <a:prstDash val="dash"/>
      </a:ln>
    </cs:spPr>
  </cs:seriesLine>
  <cs:title>
    <cs:lnRef idx="0"/>
    <cs:fillRef idx="0"/>
    <cs:effectRef idx="0"/>
    <cs:fontRef idx="minor">
      <a:schemeClr val="lt1"/>
    </cs:fontRef>
    <cs:defRPr sz="1500" b="1" kern="1200" cap="all" spc="100" normalizeH="0" baseline="0"/>
  </cs:title>
  <cs:trendline>
    <cs:lnRef idx="0"/>
    <cs:fillRef idx="0"/>
    <cs:effectRef idx="0"/>
    <cs:fontRef idx="minor">
      <a:schemeClr val="dk1"/>
    </cs:fontRef>
    <cs:spPr>
      <a:ln w="28575" cap="rnd">
        <a:solidFill>
          <a:schemeClr val="lt1">
            <a:alpha val="50000"/>
          </a:schemeClr>
        </a:solidFill>
        <a:round/>
      </a:ln>
    </cs:spPr>
  </cs:trendline>
  <cs:trendlineLabel>
    <cs:lnRef idx="0"/>
    <cs:fillRef idx="0"/>
    <cs:effectRef idx="0"/>
    <cs:fontRef idx="minor">
      <a:schemeClr val="lt1"/>
    </cs:fontRef>
    <cs:defRPr sz="900" kern="1200"/>
  </cs:trendlineLabel>
  <cs:upBar>
    <cs:lnRef idx="0">
      <cs:styleClr val="0"/>
    </cs:lnRef>
    <cs:fillRef idx="0"/>
    <cs:effectRef idx="0"/>
    <cs:fontRef idx="minor">
      <a:schemeClr val="dk1"/>
    </cs:fontRef>
    <cs:spPr>
      <a:solidFill>
        <a:schemeClr val="lt1">
          <a:lumMod val="95000"/>
        </a:schemeClr>
      </a:solidFill>
      <a:ln w="9525">
        <a:solidFill>
          <a:schemeClr val="phClr">
            <a:lumMod val="60000"/>
            <a:lumOff val="40000"/>
          </a:schemeClr>
        </a:solidFill>
      </a:ln>
    </cs:spPr>
  </cs:upBar>
  <cs:valueAxis>
    <cs:lnRef idx="0"/>
    <cs:fillRef idx="0"/>
    <cs:effectRef idx="0"/>
    <cs:fontRef idx="minor">
      <a:schemeClr val="lt1"/>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14">
  <cs:axisTitle>
    <cs:lnRef idx="0"/>
    <cs:fillRef idx="0"/>
    <cs:effectRef idx="0"/>
    <cs:fontRef idx="minor">
      <a:schemeClr val="lt1"/>
    </cs:fontRef>
    <cs:defRPr sz="900" b="1" kern="1200"/>
  </cs:axisTitle>
  <cs:categoryAxis>
    <cs:lnRef idx="0">
      <cs:styleClr val="0"/>
    </cs:lnRef>
    <cs:fillRef idx="0"/>
    <cs:effectRef idx="0"/>
    <cs:fontRef idx="minor">
      <a:schemeClr val="lt1"/>
    </cs:fontRef>
    <cs:spPr>
      <a:ln w="3175" cap="flat" cmpd="sng" algn="ctr">
        <a:solidFill>
          <a:schemeClr val="phClr">
            <a:lumMod val="60000"/>
            <a:lumOff val="40000"/>
          </a:schemeClr>
        </a:solidFill>
        <a:round/>
      </a:ln>
    </cs:spPr>
    <cs:defRPr sz="800" kern="1200" cap="all" spc="150" normalizeH="0" baseline="0"/>
  </cs:categoryAxis>
  <cs:chartArea>
    <cs:lnRef idx="0">
      <cs:styleClr val="0"/>
    </cs:lnRef>
    <cs:fillRef idx="0">
      <cs:styleClr val="0"/>
    </cs:fillRef>
    <cs:effectRef idx="0"/>
    <cs:fontRef idx="minor">
      <a:schemeClr val="dk1"/>
    </cs:fontRef>
    <cs:spPr>
      <a:solidFill>
        <a:schemeClr val="phClr"/>
      </a:solidFill>
      <a:ln w="9525" cap="flat" cmpd="sng" algn="ctr">
        <a:solidFill>
          <a:schemeClr val="phClr"/>
        </a:solidFill>
        <a:round/>
      </a:ln>
    </cs:spPr>
    <cs:defRPr sz="1000" kern="1200"/>
  </cs:chartArea>
  <cs:dataLabel>
    <cs:lnRef idx="0"/>
    <cs:fillRef idx="0">
      <cs:styleClr val="auto"/>
    </cs:fillRef>
    <cs:effectRef idx="0"/>
    <cs:fontRef idx="minor">
      <a:schemeClr val="lt1"/>
    </cs:fontRef>
    <cs:spPr>
      <a:solidFill>
        <a:schemeClr val="phClr">
          <a:alpha val="70000"/>
        </a:schemeClr>
      </a:solidFill>
    </cs:spPr>
    <cs:defRPr sz="900" kern="1200"/>
  </cs:dataLabel>
  <cs:dataLabelCallout>
    <cs:lnRef idx="0">
      <cs:styleClr val="auto"/>
    </cs:lnRef>
    <cs:fillRef idx="0"/>
    <cs:effectRef idx="0"/>
    <cs:fontRef idx="minor">
      <cs:styleClr val="auto"/>
    </cs:fontRef>
    <cs:spPr>
      <a:solidFill>
        <a:schemeClr val="lt1"/>
      </a:solidFill>
      <a:ln>
        <a:solidFill>
          <a:schemeClr val="ph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pattFill prst="ltUpDiag">
        <a:fgClr>
          <a:schemeClr val="phClr"/>
        </a:fgClr>
        <a:bgClr>
          <a:schemeClr val="lt1"/>
        </a:bgClr>
      </a:pattFill>
    </cs:spPr>
  </cs:dataPoint>
  <cs:dataPoint3D>
    <cs:lnRef idx="0"/>
    <cs:fillRef idx="0">
      <cs:styleClr val="auto"/>
    </cs:fillRef>
    <cs:effectRef idx="0"/>
    <cs:fontRef idx="minor">
      <a:schemeClr val="dk1"/>
    </cs:fontRef>
    <cs:spPr>
      <a:pattFill prst="ltUpDiag">
        <a:fgClr>
          <a:schemeClr val="phClr"/>
        </a:fgClr>
        <a:bgClr>
          <a:schemeClr val="lt1"/>
        </a:bgClr>
      </a:pattFill>
    </cs:spPr>
  </cs:dataPoint3D>
  <cs:dataPointLine>
    <cs:lnRef idx="0">
      <cs:styleClr val="auto"/>
    </cs:lnRef>
    <cs:fillRef idx="0"/>
    <cs:effectRef idx="0">
      <cs:styleClr val="auto"/>
    </cs:effectRef>
    <cs:fontRef idx="minor">
      <a:schemeClr val="dk1"/>
    </cs:fontRef>
    <cs:spPr>
      <a:ln w="34925" cap="rnd">
        <a:solidFill>
          <a:schemeClr val="lt1"/>
        </a:solidFill>
        <a:round/>
      </a:ln>
      <a:effectLst>
        <a:outerShdw dist="25400" dir="2700000" algn="tl" rotWithShape="0">
          <a:schemeClr val="phClr"/>
        </a:outerShdw>
      </a:effectLst>
    </cs:spPr>
  </cs:dataPointLine>
  <cs:dataPointMarker>
    <cs:lnRef idx="0"/>
    <cs:fillRef idx="0">
      <cs:styleClr val="auto"/>
    </cs:fillRef>
    <cs:effectRef idx="0"/>
    <cs:fontRef idx="minor">
      <a:schemeClr val="dk1"/>
    </cs:fontRef>
    <cs:spPr>
      <a:solidFill>
        <a:schemeClr val="phClr"/>
      </a:solidFill>
      <a:ln w="22225">
        <a:solidFill>
          <a:schemeClr val="lt1"/>
        </a:solidFill>
        <a:round/>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styleClr val="0"/>
    </cs:lnRef>
    <cs:fillRef idx="0"/>
    <cs:effectRef idx="0"/>
    <cs:fontRef idx="minor">
      <a:schemeClr val="lt1"/>
    </cs:fontRef>
    <cs:spPr>
      <a:ln w="9525">
        <a:solidFill>
          <a:schemeClr val="phClr">
            <a:lumMod val="60000"/>
            <a:lumOff val="40000"/>
          </a:schemeClr>
        </a:solidFill>
      </a:ln>
    </cs:spPr>
    <cs:defRPr sz="900" kern="1200"/>
  </cs:dataTable>
  <cs:downBar>
    <cs:lnRef idx="0">
      <cs:styleClr val="0"/>
    </cs:lnRef>
    <cs:fillRef idx="0"/>
    <cs:effectRef idx="0"/>
    <cs:fontRef idx="minor">
      <a:schemeClr val="dk1"/>
    </cs:fontRef>
    <cs:spPr>
      <a:solidFill>
        <a:schemeClr val="dk1">
          <a:lumMod val="35000"/>
          <a:lumOff val="65000"/>
        </a:schemeClr>
      </a:solidFill>
      <a:ln w="9525">
        <a:solidFill>
          <a:schemeClr val="phClr">
            <a:lumMod val="60000"/>
            <a:lumOff val="40000"/>
          </a:schemeClr>
        </a:solidFill>
      </a:ln>
    </cs:spPr>
  </cs:downBar>
  <cs:dropLine>
    <cs:lnRef idx="0">
      <cs:styleClr val="0"/>
    </cs:lnRef>
    <cs:fillRef idx="0"/>
    <cs:effectRef idx="0"/>
    <cs:fontRef idx="minor">
      <a:schemeClr val="dk1"/>
    </cs:fontRef>
    <cs:spPr>
      <a:ln w="9525">
        <a:solidFill>
          <a:schemeClr val="phClr">
            <a:lumMod val="60000"/>
            <a:lumOff val="40000"/>
          </a:schemeClr>
        </a:solidFill>
        <a:prstDash val="dash"/>
      </a:ln>
    </cs:spPr>
  </cs:dropLine>
  <cs:errorBar>
    <cs:lnRef idx="0">
      <cs:styleClr val="0"/>
    </cs:lnRef>
    <cs:fillRef idx="0"/>
    <cs:effectRef idx="0"/>
    <cs:fontRef idx="minor">
      <a:schemeClr val="dk1"/>
    </cs:fontRef>
    <cs:spPr>
      <a:ln w="9525">
        <a:solidFill>
          <a:schemeClr val="phClr">
            <a:lumMod val="60000"/>
            <a:lumOff val="40000"/>
          </a:schemeClr>
        </a:solidFill>
        <a:round/>
      </a:ln>
      <a:effectLst>
        <a:glow rad="25400">
          <a:schemeClr val="lt1"/>
        </a:glow>
      </a:effectLst>
    </cs:spPr>
  </cs:errorBar>
  <cs:floor>
    <cs:lnRef idx="0"/>
    <cs:fillRef idx="0"/>
    <cs:effectRef idx="0"/>
    <cs:fontRef idx="minor">
      <a:schemeClr val="dk1"/>
    </cs:fontRef>
  </cs:floor>
  <cs:gridlineMajor>
    <cs:lnRef idx="0">
      <cs:styleClr val="0"/>
    </cs:lnRef>
    <cs:fillRef idx="0"/>
    <cs:effectRef idx="0"/>
    <cs:fontRef idx="minor">
      <a:schemeClr val="dk1"/>
    </cs:fontRef>
    <cs:spPr>
      <a:ln w="9525" cap="flat" cmpd="sng" algn="ctr">
        <a:solidFill>
          <a:schemeClr val="lt1">
            <a:alpha val="25000"/>
          </a:schemeClr>
        </a:solidFill>
        <a:round/>
      </a:ln>
    </cs:spPr>
  </cs:gridlineMajor>
  <cs:gridlineMinor>
    <cs:lnRef idx="0">
      <cs:styleClr val="0"/>
    </cs:lnRef>
    <cs:fillRef idx="0"/>
    <cs:effectRef idx="0"/>
    <cs:fontRef idx="minor">
      <a:schemeClr val="dk1"/>
    </cs:fontRef>
    <cs:spPr>
      <a:ln>
        <a:solidFill>
          <a:schemeClr val="lt1">
            <a:alpha val="10000"/>
          </a:schemeClr>
        </a:solidFill>
      </a:ln>
    </cs:spPr>
  </cs:gridlineMinor>
  <cs:hiLoLine>
    <cs:lnRef idx="0">
      <cs:styleClr val="0"/>
    </cs:lnRef>
    <cs:fillRef idx="0"/>
    <cs:effectRef idx="0"/>
    <cs:fontRef idx="minor">
      <a:schemeClr val="dk1"/>
    </cs:fontRef>
    <cs:spPr>
      <a:ln w="9525">
        <a:solidFill>
          <a:schemeClr val="phClr">
            <a:lumMod val="60000"/>
            <a:lumOff val="40000"/>
          </a:schemeClr>
        </a:solidFill>
        <a:prstDash val="dash"/>
      </a:ln>
    </cs:spPr>
  </cs:hiLoLine>
  <cs:leaderLine>
    <cs:lnRef idx="0">
      <cs:styleClr val="0"/>
    </cs:lnRef>
    <cs:fillRef idx="0"/>
    <cs:effectRef idx="0"/>
    <cs:fontRef idx="minor">
      <a:schemeClr val="dk1"/>
    </cs:fontRef>
    <cs:spPr>
      <a:ln w="9525">
        <a:solidFill>
          <a:schemeClr val="phClr">
            <a:lumMod val="60000"/>
            <a:lumOff val="40000"/>
          </a:schemeClr>
        </a:solidFill>
      </a:ln>
    </cs:spPr>
  </cs:leaderLine>
  <cs:legend>
    <cs:lnRef idx="0"/>
    <cs:fillRef idx="0"/>
    <cs:effectRef idx="0"/>
    <cs:fontRef idx="minor">
      <a:schemeClr val="lt1"/>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styleClr val="0"/>
    </cs:lnRef>
    <cs:fillRef idx="0"/>
    <cs:effectRef idx="0"/>
    <cs:fontRef idx="minor">
      <a:schemeClr val="lt1"/>
    </cs:fontRef>
    <cs:spPr>
      <a:ln w="3175" cap="flat" cmpd="sng" algn="ctr">
        <a:solidFill>
          <a:schemeClr val="phClr">
            <a:lumMod val="60000"/>
            <a:lumOff val="40000"/>
          </a:schemeClr>
        </a:solidFill>
        <a:round/>
      </a:ln>
    </cs:spPr>
    <cs:defRPr sz="900" kern="1200"/>
  </cs:seriesAxis>
  <cs:seriesLine>
    <cs:lnRef idx="0">
      <cs:styleClr val="0"/>
    </cs:lnRef>
    <cs:fillRef idx="0"/>
    <cs:effectRef idx="0"/>
    <cs:fontRef idx="minor">
      <a:schemeClr val="dk1"/>
    </cs:fontRef>
    <cs:spPr>
      <a:ln w="9525">
        <a:solidFill>
          <a:schemeClr val="phClr">
            <a:lumMod val="60000"/>
            <a:lumOff val="40000"/>
            <a:tint val="50000"/>
          </a:schemeClr>
        </a:solidFill>
        <a:prstDash val="dash"/>
      </a:ln>
    </cs:spPr>
  </cs:seriesLine>
  <cs:title>
    <cs:lnRef idx="0"/>
    <cs:fillRef idx="0"/>
    <cs:effectRef idx="0"/>
    <cs:fontRef idx="minor">
      <a:schemeClr val="lt1"/>
    </cs:fontRef>
    <cs:defRPr sz="1500" b="1" kern="1200" cap="all" spc="100" normalizeH="0" baseline="0"/>
  </cs:title>
  <cs:trendline>
    <cs:lnRef idx="0"/>
    <cs:fillRef idx="0"/>
    <cs:effectRef idx="0"/>
    <cs:fontRef idx="minor">
      <a:schemeClr val="dk1"/>
    </cs:fontRef>
    <cs:spPr>
      <a:ln w="28575" cap="rnd">
        <a:solidFill>
          <a:schemeClr val="lt1">
            <a:alpha val="50000"/>
          </a:schemeClr>
        </a:solidFill>
        <a:round/>
      </a:ln>
    </cs:spPr>
  </cs:trendline>
  <cs:trendlineLabel>
    <cs:lnRef idx="0"/>
    <cs:fillRef idx="0"/>
    <cs:effectRef idx="0"/>
    <cs:fontRef idx="minor">
      <a:schemeClr val="lt1"/>
    </cs:fontRef>
    <cs:defRPr sz="900" kern="1200"/>
  </cs:trendlineLabel>
  <cs:upBar>
    <cs:lnRef idx="0">
      <cs:styleClr val="0"/>
    </cs:lnRef>
    <cs:fillRef idx="0"/>
    <cs:effectRef idx="0"/>
    <cs:fontRef idx="minor">
      <a:schemeClr val="dk1"/>
    </cs:fontRef>
    <cs:spPr>
      <a:solidFill>
        <a:schemeClr val="lt1">
          <a:lumMod val="95000"/>
        </a:schemeClr>
      </a:solidFill>
      <a:ln w="9525">
        <a:solidFill>
          <a:schemeClr val="phClr">
            <a:lumMod val="60000"/>
            <a:lumOff val="40000"/>
          </a:schemeClr>
        </a:solidFill>
      </a:ln>
    </cs:spPr>
  </cs:upBar>
  <cs:valueAxis>
    <cs:lnRef idx="0"/>
    <cs:fillRef idx="0"/>
    <cs:effectRef idx="0"/>
    <cs:fontRef idx="minor">
      <a:schemeClr val="lt1"/>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14">
  <cs:axisTitle>
    <cs:lnRef idx="0"/>
    <cs:fillRef idx="0"/>
    <cs:effectRef idx="0"/>
    <cs:fontRef idx="minor">
      <a:schemeClr val="lt1"/>
    </cs:fontRef>
    <cs:defRPr sz="900" b="1" kern="1200"/>
  </cs:axisTitle>
  <cs:categoryAxis>
    <cs:lnRef idx="0">
      <cs:styleClr val="0"/>
    </cs:lnRef>
    <cs:fillRef idx="0"/>
    <cs:effectRef idx="0"/>
    <cs:fontRef idx="minor">
      <a:schemeClr val="lt1"/>
    </cs:fontRef>
    <cs:spPr>
      <a:ln w="3175" cap="flat" cmpd="sng" algn="ctr">
        <a:solidFill>
          <a:schemeClr val="phClr">
            <a:lumMod val="60000"/>
            <a:lumOff val="40000"/>
          </a:schemeClr>
        </a:solidFill>
        <a:round/>
      </a:ln>
    </cs:spPr>
    <cs:defRPr sz="800" kern="1200" cap="all" spc="150" normalizeH="0" baseline="0"/>
  </cs:categoryAxis>
  <cs:chartArea>
    <cs:lnRef idx="0">
      <cs:styleClr val="0"/>
    </cs:lnRef>
    <cs:fillRef idx="0">
      <cs:styleClr val="0"/>
    </cs:fillRef>
    <cs:effectRef idx="0"/>
    <cs:fontRef idx="minor">
      <a:schemeClr val="dk1"/>
    </cs:fontRef>
    <cs:spPr>
      <a:solidFill>
        <a:schemeClr val="phClr"/>
      </a:solidFill>
      <a:ln w="9525" cap="flat" cmpd="sng" algn="ctr">
        <a:solidFill>
          <a:schemeClr val="phClr"/>
        </a:solidFill>
        <a:round/>
      </a:ln>
    </cs:spPr>
    <cs:defRPr sz="1000" kern="1200"/>
  </cs:chartArea>
  <cs:dataLabel>
    <cs:lnRef idx="0"/>
    <cs:fillRef idx="0">
      <cs:styleClr val="auto"/>
    </cs:fillRef>
    <cs:effectRef idx="0"/>
    <cs:fontRef idx="minor">
      <a:schemeClr val="lt1"/>
    </cs:fontRef>
    <cs:spPr>
      <a:solidFill>
        <a:schemeClr val="phClr">
          <a:alpha val="70000"/>
        </a:schemeClr>
      </a:solidFill>
    </cs:spPr>
    <cs:defRPr sz="900" kern="1200"/>
  </cs:dataLabel>
  <cs:dataLabelCallout>
    <cs:lnRef idx="0">
      <cs:styleClr val="auto"/>
    </cs:lnRef>
    <cs:fillRef idx="0"/>
    <cs:effectRef idx="0"/>
    <cs:fontRef idx="minor">
      <cs:styleClr val="auto"/>
    </cs:fontRef>
    <cs:spPr>
      <a:solidFill>
        <a:schemeClr val="lt1"/>
      </a:solidFill>
      <a:ln>
        <a:solidFill>
          <a:schemeClr val="ph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pattFill prst="ltUpDiag">
        <a:fgClr>
          <a:schemeClr val="phClr"/>
        </a:fgClr>
        <a:bgClr>
          <a:schemeClr val="lt1"/>
        </a:bgClr>
      </a:pattFill>
    </cs:spPr>
  </cs:dataPoint>
  <cs:dataPoint3D>
    <cs:lnRef idx="0"/>
    <cs:fillRef idx="0">
      <cs:styleClr val="auto"/>
    </cs:fillRef>
    <cs:effectRef idx="0"/>
    <cs:fontRef idx="minor">
      <a:schemeClr val="dk1"/>
    </cs:fontRef>
    <cs:spPr>
      <a:pattFill prst="ltUpDiag">
        <a:fgClr>
          <a:schemeClr val="phClr"/>
        </a:fgClr>
        <a:bgClr>
          <a:schemeClr val="lt1"/>
        </a:bgClr>
      </a:pattFill>
    </cs:spPr>
  </cs:dataPoint3D>
  <cs:dataPointLine>
    <cs:lnRef idx="0">
      <cs:styleClr val="auto"/>
    </cs:lnRef>
    <cs:fillRef idx="0"/>
    <cs:effectRef idx="0">
      <cs:styleClr val="auto"/>
    </cs:effectRef>
    <cs:fontRef idx="minor">
      <a:schemeClr val="dk1"/>
    </cs:fontRef>
    <cs:spPr>
      <a:ln w="34925" cap="rnd">
        <a:solidFill>
          <a:schemeClr val="lt1"/>
        </a:solidFill>
        <a:round/>
      </a:ln>
      <a:effectLst>
        <a:outerShdw dist="25400" dir="2700000" algn="tl" rotWithShape="0">
          <a:schemeClr val="phClr"/>
        </a:outerShdw>
      </a:effectLst>
    </cs:spPr>
  </cs:dataPointLine>
  <cs:dataPointMarker>
    <cs:lnRef idx="0"/>
    <cs:fillRef idx="0">
      <cs:styleClr val="auto"/>
    </cs:fillRef>
    <cs:effectRef idx="0"/>
    <cs:fontRef idx="minor">
      <a:schemeClr val="dk1"/>
    </cs:fontRef>
    <cs:spPr>
      <a:solidFill>
        <a:schemeClr val="phClr"/>
      </a:solidFill>
      <a:ln w="22225">
        <a:solidFill>
          <a:schemeClr val="lt1"/>
        </a:solidFill>
        <a:round/>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styleClr val="0"/>
    </cs:lnRef>
    <cs:fillRef idx="0"/>
    <cs:effectRef idx="0"/>
    <cs:fontRef idx="minor">
      <a:schemeClr val="lt1"/>
    </cs:fontRef>
    <cs:spPr>
      <a:ln w="9525">
        <a:solidFill>
          <a:schemeClr val="phClr">
            <a:lumMod val="60000"/>
            <a:lumOff val="40000"/>
          </a:schemeClr>
        </a:solidFill>
      </a:ln>
    </cs:spPr>
    <cs:defRPr sz="900" kern="1200"/>
  </cs:dataTable>
  <cs:downBar>
    <cs:lnRef idx="0">
      <cs:styleClr val="0"/>
    </cs:lnRef>
    <cs:fillRef idx="0"/>
    <cs:effectRef idx="0"/>
    <cs:fontRef idx="minor">
      <a:schemeClr val="dk1"/>
    </cs:fontRef>
    <cs:spPr>
      <a:solidFill>
        <a:schemeClr val="dk1">
          <a:lumMod val="35000"/>
          <a:lumOff val="65000"/>
        </a:schemeClr>
      </a:solidFill>
      <a:ln w="9525">
        <a:solidFill>
          <a:schemeClr val="phClr">
            <a:lumMod val="60000"/>
            <a:lumOff val="40000"/>
          </a:schemeClr>
        </a:solidFill>
      </a:ln>
    </cs:spPr>
  </cs:downBar>
  <cs:dropLine>
    <cs:lnRef idx="0">
      <cs:styleClr val="0"/>
    </cs:lnRef>
    <cs:fillRef idx="0"/>
    <cs:effectRef idx="0"/>
    <cs:fontRef idx="minor">
      <a:schemeClr val="dk1"/>
    </cs:fontRef>
    <cs:spPr>
      <a:ln w="9525">
        <a:solidFill>
          <a:schemeClr val="phClr">
            <a:lumMod val="60000"/>
            <a:lumOff val="40000"/>
          </a:schemeClr>
        </a:solidFill>
        <a:prstDash val="dash"/>
      </a:ln>
    </cs:spPr>
  </cs:dropLine>
  <cs:errorBar>
    <cs:lnRef idx="0">
      <cs:styleClr val="0"/>
    </cs:lnRef>
    <cs:fillRef idx="0"/>
    <cs:effectRef idx="0"/>
    <cs:fontRef idx="minor">
      <a:schemeClr val="dk1"/>
    </cs:fontRef>
    <cs:spPr>
      <a:ln w="9525">
        <a:solidFill>
          <a:schemeClr val="phClr">
            <a:lumMod val="60000"/>
            <a:lumOff val="40000"/>
          </a:schemeClr>
        </a:solidFill>
        <a:round/>
      </a:ln>
      <a:effectLst>
        <a:glow rad="25400">
          <a:schemeClr val="lt1"/>
        </a:glow>
      </a:effectLst>
    </cs:spPr>
  </cs:errorBar>
  <cs:floor>
    <cs:lnRef idx="0"/>
    <cs:fillRef idx="0"/>
    <cs:effectRef idx="0"/>
    <cs:fontRef idx="minor">
      <a:schemeClr val="dk1"/>
    </cs:fontRef>
  </cs:floor>
  <cs:gridlineMajor>
    <cs:lnRef idx="0">
      <cs:styleClr val="0"/>
    </cs:lnRef>
    <cs:fillRef idx="0"/>
    <cs:effectRef idx="0"/>
    <cs:fontRef idx="minor">
      <a:schemeClr val="dk1"/>
    </cs:fontRef>
    <cs:spPr>
      <a:ln w="9525" cap="flat" cmpd="sng" algn="ctr">
        <a:solidFill>
          <a:schemeClr val="lt1">
            <a:alpha val="25000"/>
          </a:schemeClr>
        </a:solidFill>
        <a:round/>
      </a:ln>
    </cs:spPr>
  </cs:gridlineMajor>
  <cs:gridlineMinor>
    <cs:lnRef idx="0">
      <cs:styleClr val="0"/>
    </cs:lnRef>
    <cs:fillRef idx="0"/>
    <cs:effectRef idx="0"/>
    <cs:fontRef idx="minor">
      <a:schemeClr val="dk1"/>
    </cs:fontRef>
    <cs:spPr>
      <a:ln>
        <a:solidFill>
          <a:schemeClr val="lt1">
            <a:alpha val="10000"/>
          </a:schemeClr>
        </a:solidFill>
      </a:ln>
    </cs:spPr>
  </cs:gridlineMinor>
  <cs:hiLoLine>
    <cs:lnRef idx="0">
      <cs:styleClr val="0"/>
    </cs:lnRef>
    <cs:fillRef idx="0"/>
    <cs:effectRef idx="0"/>
    <cs:fontRef idx="minor">
      <a:schemeClr val="dk1"/>
    </cs:fontRef>
    <cs:spPr>
      <a:ln w="9525">
        <a:solidFill>
          <a:schemeClr val="phClr">
            <a:lumMod val="60000"/>
            <a:lumOff val="40000"/>
          </a:schemeClr>
        </a:solidFill>
        <a:prstDash val="dash"/>
      </a:ln>
    </cs:spPr>
  </cs:hiLoLine>
  <cs:leaderLine>
    <cs:lnRef idx="0">
      <cs:styleClr val="0"/>
    </cs:lnRef>
    <cs:fillRef idx="0"/>
    <cs:effectRef idx="0"/>
    <cs:fontRef idx="minor">
      <a:schemeClr val="dk1"/>
    </cs:fontRef>
    <cs:spPr>
      <a:ln w="9525">
        <a:solidFill>
          <a:schemeClr val="phClr">
            <a:lumMod val="60000"/>
            <a:lumOff val="40000"/>
          </a:schemeClr>
        </a:solidFill>
      </a:ln>
    </cs:spPr>
  </cs:leaderLine>
  <cs:legend>
    <cs:lnRef idx="0"/>
    <cs:fillRef idx="0"/>
    <cs:effectRef idx="0"/>
    <cs:fontRef idx="minor">
      <a:schemeClr val="lt1"/>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styleClr val="0"/>
    </cs:lnRef>
    <cs:fillRef idx="0"/>
    <cs:effectRef idx="0"/>
    <cs:fontRef idx="minor">
      <a:schemeClr val="lt1"/>
    </cs:fontRef>
    <cs:spPr>
      <a:ln w="3175" cap="flat" cmpd="sng" algn="ctr">
        <a:solidFill>
          <a:schemeClr val="phClr">
            <a:lumMod val="60000"/>
            <a:lumOff val="40000"/>
          </a:schemeClr>
        </a:solidFill>
        <a:round/>
      </a:ln>
    </cs:spPr>
    <cs:defRPr sz="900" kern="1200"/>
  </cs:seriesAxis>
  <cs:seriesLine>
    <cs:lnRef idx="0">
      <cs:styleClr val="0"/>
    </cs:lnRef>
    <cs:fillRef idx="0"/>
    <cs:effectRef idx="0"/>
    <cs:fontRef idx="minor">
      <a:schemeClr val="dk1"/>
    </cs:fontRef>
    <cs:spPr>
      <a:ln w="9525">
        <a:solidFill>
          <a:schemeClr val="phClr">
            <a:lumMod val="60000"/>
            <a:lumOff val="40000"/>
            <a:tint val="50000"/>
          </a:schemeClr>
        </a:solidFill>
        <a:prstDash val="dash"/>
      </a:ln>
    </cs:spPr>
  </cs:seriesLine>
  <cs:title>
    <cs:lnRef idx="0"/>
    <cs:fillRef idx="0"/>
    <cs:effectRef idx="0"/>
    <cs:fontRef idx="minor">
      <a:schemeClr val="lt1"/>
    </cs:fontRef>
    <cs:defRPr sz="1500" b="1" kern="1200" cap="all" spc="100" normalizeH="0" baseline="0"/>
  </cs:title>
  <cs:trendline>
    <cs:lnRef idx="0"/>
    <cs:fillRef idx="0"/>
    <cs:effectRef idx="0"/>
    <cs:fontRef idx="minor">
      <a:schemeClr val="dk1"/>
    </cs:fontRef>
    <cs:spPr>
      <a:ln w="28575" cap="rnd">
        <a:solidFill>
          <a:schemeClr val="lt1">
            <a:alpha val="50000"/>
          </a:schemeClr>
        </a:solidFill>
        <a:round/>
      </a:ln>
    </cs:spPr>
  </cs:trendline>
  <cs:trendlineLabel>
    <cs:lnRef idx="0"/>
    <cs:fillRef idx="0"/>
    <cs:effectRef idx="0"/>
    <cs:fontRef idx="minor">
      <a:schemeClr val="lt1"/>
    </cs:fontRef>
    <cs:defRPr sz="900" kern="1200"/>
  </cs:trendlineLabel>
  <cs:upBar>
    <cs:lnRef idx="0">
      <cs:styleClr val="0"/>
    </cs:lnRef>
    <cs:fillRef idx="0"/>
    <cs:effectRef idx="0"/>
    <cs:fontRef idx="minor">
      <a:schemeClr val="dk1"/>
    </cs:fontRef>
    <cs:spPr>
      <a:solidFill>
        <a:schemeClr val="lt1">
          <a:lumMod val="95000"/>
        </a:schemeClr>
      </a:solidFill>
      <a:ln w="9525">
        <a:solidFill>
          <a:schemeClr val="phClr">
            <a:lumMod val="60000"/>
            <a:lumOff val="40000"/>
          </a:schemeClr>
        </a:solidFill>
      </a:ln>
    </cs:spPr>
  </cs:upBar>
  <cs:valueAxis>
    <cs:lnRef idx="0"/>
    <cs:fillRef idx="0"/>
    <cs:effectRef idx="0"/>
    <cs:fontRef idx="minor">
      <a:schemeClr val="lt1"/>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14">
  <cs:axisTitle>
    <cs:lnRef idx="0"/>
    <cs:fillRef idx="0"/>
    <cs:effectRef idx="0"/>
    <cs:fontRef idx="minor">
      <a:schemeClr val="lt1"/>
    </cs:fontRef>
    <cs:defRPr sz="900" b="1" kern="1200"/>
  </cs:axisTitle>
  <cs:categoryAxis>
    <cs:lnRef idx="0">
      <cs:styleClr val="0"/>
    </cs:lnRef>
    <cs:fillRef idx="0"/>
    <cs:effectRef idx="0"/>
    <cs:fontRef idx="minor">
      <a:schemeClr val="lt1"/>
    </cs:fontRef>
    <cs:spPr>
      <a:ln w="3175" cap="flat" cmpd="sng" algn="ctr">
        <a:solidFill>
          <a:schemeClr val="phClr">
            <a:lumMod val="60000"/>
            <a:lumOff val="40000"/>
          </a:schemeClr>
        </a:solidFill>
        <a:round/>
      </a:ln>
    </cs:spPr>
    <cs:defRPr sz="800" kern="1200" cap="all" spc="150" normalizeH="0" baseline="0"/>
  </cs:categoryAxis>
  <cs:chartArea>
    <cs:lnRef idx="0">
      <cs:styleClr val="0"/>
    </cs:lnRef>
    <cs:fillRef idx="0">
      <cs:styleClr val="0"/>
    </cs:fillRef>
    <cs:effectRef idx="0"/>
    <cs:fontRef idx="minor">
      <a:schemeClr val="dk1"/>
    </cs:fontRef>
    <cs:spPr>
      <a:solidFill>
        <a:schemeClr val="phClr"/>
      </a:solidFill>
      <a:ln w="9525" cap="flat" cmpd="sng" algn="ctr">
        <a:solidFill>
          <a:schemeClr val="phClr"/>
        </a:solidFill>
        <a:round/>
      </a:ln>
    </cs:spPr>
    <cs:defRPr sz="1000" kern="1200"/>
  </cs:chartArea>
  <cs:dataLabel>
    <cs:lnRef idx="0"/>
    <cs:fillRef idx="0">
      <cs:styleClr val="auto"/>
    </cs:fillRef>
    <cs:effectRef idx="0"/>
    <cs:fontRef idx="minor">
      <a:schemeClr val="lt1"/>
    </cs:fontRef>
    <cs:spPr>
      <a:solidFill>
        <a:schemeClr val="phClr">
          <a:alpha val="70000"/>
        </a:schemeClr>
      </a:solidFill>
    </cs:spPr>
    <cs:defRPr sz="900" kern="1200"/>
  </cs:dataLabel>
  <cs:dataLabelCallout>
    <cs:lnRef idx="0">
      <cs:styleClr val="auto"/>
    </cs:lnRef>
    <cs:fillRef idx="0"/>
    <cs:effectRef idx="0"/>
    <cs:fontRef idx="minor">
      <cs:styleClr val="auto"/>
    </cs:fontRef>
    <cs:spPr>
      <a:solidFill>
        <a:schemeClr val="lt1"/>
      </a:solidFill>
      <a:ln>
        <a:solidFill>
          <a:schemeClr val="ph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pattFill prst="ltUpDiag">
        <a:fgClr>
          <a:schemeClr val="phClr"/>
        </a:fgClr>
        <a:bgClr>
          <a:schemeClr val="lt1"/>
        </a:bgClr>
      </a:pattFill>
    </cs:spPr>
  </cs:dataPoint>
  <cs:dataPoint3D>
    <cs:lnRef idx="0"/>
    <cs:fillRef idx="0">
      <cs:styleClr val="auto"/>
    </cs:fillRef>
    <cs:effectRef idx="0"/>
    <cs:fontRef idx="minor">
      <a:schemeClr val="dk1"/>
    </cs:fontRef>
    <cs:spPr>
      <a:pattFill prst="ltUpDiag">
        <a:fgClr>
          <a:schemeClr val="phClr"/>
        </a:fgClr>
        <a:bgClr>
          <a:schemeClr val="lt1"/>
        </a:bgClr>
      </a:pattFill>
    </cs:spPr>
  </cs:dataPoint3D>
  <cs:dataPointLine>
    <cs:lnRef idx="0">
      <cs:styleClr val="auto"/>
    </cs:lnRef>
    <cs:fillRef idx="0"/>
    <cs:effectRef idx="0">
      <cs:styleClr val="auto"/>
    </cs:effectRef>
    <cs:fontRef idx="minor">
      <a:schemeClr val="dk1"/>
    </cs:fontRef>
    <cs:spPr>
      <a:ln w="34925" cap="rnd">
        <a:solidFill>
          <a:schemeClr val="lt1"/>
        </a:solidFill>
        <a:round/>
      </a:ln>
      <a:effectLst>
        <a:outerShdw dist="25400" dir="2700000" algn="tl" rotWithShape="0">
          <a:schemeClr val="phClr"/>
        </a:outerShdw>
      </a:effectLst>
    </cs:spPr>
  </cs:dataPointLine>
  <cs:dataPointMarker>
    <cs:lnRef idx="0"/>
    <cs:fillRef idx="0">
      <cs:styleClr val="auto"/>
    </cs:fillRef>
    <cs:effectRef idx="0"/>
    <cs:fontRef idx="minor">
      <a:schemeClr val="dk1"/>
    </cs:fontRef>
    <cs:spPr>
      <a:solidFill>
        <a:schemeClr val="phClr"/>
      </a:solidFill>
      <a:ln w="22225">
        <a:solidFill>
          <a:schemeClr val="lt1"/>
        </a:solidFill>
        <a:round/>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styleClr val="0"/>
    </cs:lnRef>
    <cs:fillRef idx="0"/>
    <cs:effectRef idx="0"/>
    <cs:fontRef idx="minor">
      <a:schemeClr val="lt1"/>
    </cs:fontRef>
    <cs:spPr>
      <a:ln w="9525">
        <a:solidFill>
          <a:schemeClr val="phClr">
            <a:lumMod val="60000"/>
            <a:lumOff val="40000"/>
          </a:schemeClr>
        </a:solidFill>
      </a:ln>
    </cs:spPr>
    <cs:defRPr sz="900" kern="1200"/>
  </cs:dataTable>
  <cs:downBar>
    <cs:lnRef idx="0">
      <cs:styleClr val="0"/>
    </cs:lnRef>
    <cs:fillRef idx="0"/>
    <cs:effectRef idx="0"/>
    <cs:fontRef idx="minor">
      <a:schemeClr val="dk1"/>
    </cs:fontRef>
    <cs:spPr>
      <a:solidFill>
        <a:schemeClr val="dk1">
          <a:lumMod val="35000"/>
          <a:lumOff val="65000"/>
        </a:schemeClr>
      </a:solidFill>
      <a:ln w="9525">
        <a:solidFill>
          <a:schemeClr val="phClr">
            <a:lumMod val="60000"/>
            <a:lumOff val="40000"/>
          </a:schemeClr>
        </a:solidFill>
      </a:ln>
    </cs:spPr>
  </cs:downBar>
  <cs:dropLine>
    <cs:lnRef idx="0">
      <cs:styleClr val="0"/>
    </cs:lnRef>
    <cs:fillRef idx="0"/>
    <cs:effectRef idx="0"/>
    <cs:fontRef idx="minor">
      <a:schemeClr val="dk1"/>
    </cs:fontRef>
    <cs:spPr>
      <a:ln w="9525">
        <a:solidFill>
          <a:schemeClr val="phClr">
            <a:lumMod val="60000"/>
            <a:lumOff val="40000"/>
          </a:schemeClr>
        </a:solidFill>
        <a:prstDash val="dash"/>
      </a:ln>
    </cs:spPr>
  </cs:dropLine>
  <cs:errorBar>
    <cs:lnRef idx="0">
      <cs:styleClr val="0"/>
    </cs:lnRef>
    <cs:fillRef idx="0"/>
    <cs:effectRef idx="0"/>
    <cs:fontRef idx="minor">
      <a:schemeClr val="dk1"/>
    </cs:fontRef>
    <cs:spPr>
      <a:ln w="9525">
        <a:solidFill>
          <a:schemeClr val="phClr">
            <a:lumMod val="60000"/>
            <a:lumOff val="40000"/>
          </a:schemeClr>
        </a:solidFill>
        <a:round/>
      </a:ln>
      <a:effectLst>
        <a:glow rad="25400">
          <a:schemeClr val="lt1"/>
        </a:glow>
      </a:effectLst>
    </cs:spPr>
  </cs:errorBar>
  <cs:floor>
    <cs:lnRef idx="0"/>
    <cs:fillRef idx="0"/>
    <cs:effectRef idx="0"/>
    <cs:fontRef idx="minor">
      <a:schemeClr val="dk1"/>
    </cs:fontRef>
  </cs:floor>
  <cs:gridlineMajor>
    <cs:lnRef idx="0">
      <cs:styleClr val="0"/>
    </cs:lnRef>
    <cs:fillRef idx="0"/>
    <cs:effectRef idx="0"/>
    <cs:fontRef idx="minor">
      <a:schemeClr val="dk1"/>
    </cs:fontRef>
    <cs:spPr>
      <a:ln w="9525" cap="flat" cmpd="sng" algn="ctr">
        <a:solidFill>
          <a:schemeClr val="lt1">
            <a:alpha val="25000"/>
          </a:schemeClr>
        </a:solidFill>
        <a:round/>
      </a:ln>
    </cs:spPr>
  </cs:gridlineMajor>
  <cs:gridlineMinor>
    <cs:lnRef idx="0">
      <cs:styleClr val="0"/>
    </cs:lnRef>
    <cs:fillRef idx="0"/>
    <cs:effectRef idx="0"/>
    <cs:fontRef idx="minor">
      <a:schemeClr val="dk1"/>
    </cs:fontRef>
    <cs:spPr>
      <a:ln>
        <a:solidFill>
          <a:schemeClr val="lt1">
            <a:alpha val="10000"/>
          </a:schemeClr>
        </a:solidFill>
      </a:ln>
    </cs:spPr>
  </cs:gridlineMinor>
  <cs:hiLoLine>
    <cs:lnRef idx="0">
      <cs:styleClr val="0"/>
    </cs:lnRef>
    <cs:fillRef idx="0"/>
    <cs:effectRef idx="0"/>
    <cs:fontRef idx="minor">
      <a:schemeClr val="dk1"/>
    </cs:fontRef>
    <cs:spPr>
      <a:ln w="9525">
        <a:solidFill>
          <a:schemeClr val="phClr">
            <a:lumMod val="60000"/>
            <a:lumOff val="40000"/>
          </a:schemeClr>
        </a:solidFill>
        <a:prstDash val="dash"/>
      </a:ln>
    </cs:spPr>
  </cs:hiLoLine>
  <cs:leaderLine>
    <cs:lnRef idx="0">
      <cs:styleClr val="0"/>
    </cs:lnRef>
    <cs:fillRef idx="0"/>
    <cs:effectRef idx="0"/>
    <cs:fontRef idx="minor">
      <a:schemeClr val="dk1"/>
    </cs:fontRef>
    <cs:spPr>
      <a:ln w="9525">
        <a:solidFill>
          <a:schemeClr val="phClr">
            <a:lumMod val="60000"/>
            <a:lumOff val="40000"/>
          </a:schemeClr>
        </a:solidFill>
      </a:ln>
    </cs:spPr>
  </cs:leaderLine>
  <cs:legend>
    <cs:lnRef idx="0"/>
    <cs:fillRef idx="0"/>
    <cs:effectRef idx="0"/>
    <cs:fontRef idx="minor">
      <a:schemeClr val="lt1"/>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styleClr val="0"/>
    </cs:lnRef>
    <cs:fillRef idx="0"/>
    <cs:effectRef idx="0"/>
    <cs:fontRef idx="minor">
      <a:schemeClr val="lt1"/>
    </cs:fontRef>
    <cs:spPr>
      <a:ln w="3175" cap="flat" cmpd="sng" algn="ctr">
        <a:solidFill>
          <a:schemeClr val="phClr">
            <a:lumMod val="60000"/>
            <a:lumOff val="40000"/>
          </a:schemeClr>
        </a:solidFill>
        <a:round/>
      </a:ln>
    </cs:spPr>
    <cs:defRPr sz="900" kern="1200"/>
  </cs:seriesAxis>
  <cs:seriesLine>
    <cs:lnRef idx="0">
      <cs:styleClr val="0"/>
    </cs:lnRef>
    <cs:fillRef idx="0"/>
    <cs:effectRef idx="0"/>
    <cs:fontRef idx="minor">
      <a:schemeClr val="dk1"/>
    </cs:fontRef>
    <cs:spPr>
      <a:ln w="9525">
        <a:solidFill>
          <a:schemeClr val="phClr">
            <a:lumMod val="60000"/>
            <a:lumOff val="40000"/>
            <a:tint val="50000"/>
          </a:schemeClr>
        </a:solidFill>
        <a:prstDash val="dash"/>
      </a:ln>
    </cs:spPr>
  </cs:seriesLine>
  <cs:title>
    <cs:lnRef idx="0"/>
    <cs:fillRef idx="0"/>
    <cs:effectRef idx="0"/>
    <cs:fontRef idx="minor">
      <a:schemeClr val="lt1"/>
    </cs:fontRef>
    <cs:defRPr sz="1500" b="1" kern="1200" cap="all" spc="100" normalizeH="0" baseline="0"/>
  </cs:title>
  <cs:trendline>
    <cs:lnRef idx="0"/>
    <cs:fillRef idx="0"/>
    <cs:effectRef idx="0"/>
    <cs:fontRef idx="minor">
      <a:schemeClr val="dk1"/>
    </cs:fontRef>
    <cs:spPr>
      <a:ln w="28575" cap="rnd">
        <a:solidFill>
          <a:schemeClr val="lt1">
            <a:alpha val="50000"/>
          </a:schemeClr>
        </a:solidFill>
        <a:round/>
      </a:ln>
    </cs:spPr>
  </cs:trendline>
  <cs:trendlineLabel>
    <cs:lnRef idx="0"/>
    <cs:fillRef idx="0"/>
    <cs:effectRef idx="0"/>
    <cs:fontRef idx="minor">
      <a:schemeClr val="lt1"/>
    </cs:fontRef>
    <cs:defRPr sz="900" kern="1200"/>
  </cs:trendlineLabel>
  <cs:upBar>
    <cs:lnRef idx="0">
      <cs:styleClr val="0"/>
    </cs:lnRef>
    <cs:fillRef idx="0"/>
    <cs:effectRef idx="0"/>
    <cs:fontRef idx="minor">
      <a:schemeClr val="dk1"/>
    </cs:fontRef>
    <cs:spPr>
      <a:solidFill>
        <a:schemeClr val="lt1">
          <a:lumMod val="95000"/>
        </a:schemeClr>
      </a:solidFill>
      <a:ln w="9525">
        <a:solidFill>
          <a:schemeClr val="phClr">
            <a:lumMod val="60000"/>
            <a:lumOff val="40000"/>
          </a:schemeClr>
        </a:solidFill>
      </a:ln>
    </cs:spPr>
  </cs:upBar>
  <cs:valueAxis>
    <cs:lnRef idx="0"/>
    <cs:fillRef idx="0"/>
    <cs:effectRef idx="0"/>
    <cs:fontRef idx="minor">
      <a:schemeClr val="lt1"/>
    </cs:fontRef>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14">
  <cs:axisTitle>
    <cs:lnRef idx="0"/>
    <cs:fillRef idx="0"/>
    <cs:effectRef idx="0"/>
    <cs:fontRef idx="minor">
      <a:schemeClr val="lt1"/>
    </cs:fontRef>
    <cs:defRPr sz="900" b="1" kern="1200"/>
  </cs:axisTitle>
  <cs:categoryAxis>
    <cs:lnRef idx="0">
      <cs:styleClr val="0"/>
    </cs:lnRef>
    <cs:fillRef idx="0"/>
    <cs:effectRef idx="0"/>
    <cs:fontRef idx="minor">
      <a:schemeClr val="lt1"/>
    </cs:fontRef>
    <cs:spPr>
      <a:ln w="3175" cap="flat" cmpd="sng" algn="ctr">
        <a:solidFill>
          <a:schemeClr val="phClr">
            <a:lumMod val="60000"/>
            <a:lumOff val="40000"/>
          </a:schemeClr>
        </a:solidFill>
        <a:round/>
      </a:ln>
    </cs:spPr>
    <cs:defRPr sz="800" kern="1200" cap="all" spc="150" normalizeH="0" baseline="0"/>
  </cs:categoryAxis>
  <cs:chartArea>
    <cs:lnRef idx="0">
      <cs:styleClr val="0"/>
    </cs:lnRef>
    <cs:fillRef idx="0">
      <cs:styleClr val="0"/>
    </cs:fillRef>
    <cs:effectRef idx="0"/>
    <cs:fontRef idx="minor">
      <a:schemeClr val="dk1"/>
    </cs:fontRef>
    <cs:spPr>
      <a:solidFill>
        <a:schemeClr val="phClr"/>
      </a:solidFill>
      <a:ln w="9525" cap="flat" cmpd="sng" algn="ctr">
        <a:solidFill>
          <a:schemeClr val="phClr"/>
        </a:solidFill>
        <a:round/>
      </a:ln>
    </cs:spPr>
    <cs:defRPr sz="1000" kern="1200"/>
  </cs:chartArea>
  <cs:dataLabel>
    <cs:lnRef idx="0"/>
    <cs:fillRef idx="0">
      <cs:styleClr val="auto"/>
    </cs:fillRef>
    <cs:effectRef idx="0"/>
    <cs:fontRef idx="minor">
      <a:schemeClr val="lt1"/>
    </cs:fontRef>
    <cs:spPr>
      <a:solidFill>
        <a:schemeClr val="phClr">
          <a:alpha val="70000"/>
        </a:schemeClr>
      </a:solidFill>
    </cs:spPr>
    <cs:defRPr sz="900" kern="1200"/>
  </cs:dataLabel>
  <cs:dataLabelCallout>
    <cs:lnRef idx="0">
      <cs:styleClr val="auto"/>
    </cs:lnRef>
    <cs:fillRef idx="0"/>
    <cs:effectRef idx="0"/>
    <cs:fontRef idx="minor">
      <cs:styleClr val="auto"/>
    </cs:fontRef>
    <cs:spPr>
      <a:solidFill>
        <a:schemeClr val="lt1"/>
      </a:solidFill>
      <a:ln>
        <a:solidFill>
          <a:schemeClr val="ph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pattFill prst="ltUpDiag">
        <a:fgClr>
          <a:schemeClr val="phClr"/>
        </a:fgClr>
        <a:bgClr>
          <a:schemeClr val="lt1"/>
        </a:bgClr>
      </a:pattFill>
    </cs:spPr>
  </cs:dataPoint>
  <cs:dataPoint3D>
    <cs:lnRef idx="0"/>
    <cs:fillRef idx="0">
      <cs:styleClr val="auto"/>
    </cs:fillRef>
    <cs:effectRef idx="0"/>
    <cs:fontRef idx="minor">
      <a:schemeClr val="dk1"/>
    </cs:fontRef>
    <cs:spPr>
      <a:pattFill prst="ltUpDiag">
        <a:fgClr>
          <a:schemeClr val="phClr"/>
        </a:fgClr>
        <a:bgClr>
          <a:schemeClr val="lt1"/>
        </a:bgClr>
      </a:pattFill>
    </cs:spPr>
  </cs:dataPoint3D>
  <cs:dataPointLine>
    <cs:lnRef idx="0">
      <cs:styleClr val="auto"/>
    </cs:lnRef>
    <cs:fillRef idx="0"/>
    <cs:effectRef idx="0">
      <cs:styleClr val="auto"/>
    </cs:effectRef>
    <cs:fontRef idx="minor">
      <a:schemeClr val="dk1"/>
    </cs:fontRef>
    <cs:spPr>
      <a:ln w="34925" cap="rnd">
        <a:solidFill>
          <a:schemeClr val="lt1"/>
        </a:solidFill>
        <a:round/>
      </a:ln>
      <a:effectLst>
        <a:outerShdw dist="25400" dir="2700000" algn="tl" rotWithShape="0">
          <a:schemeClr val="phClr"/>
        </a:outerShdw>
      </a:effectLst>
    </cs:spPr>
  </cs:dataPointLine>
  <cs:dataPointMarker>
    <cs:lnRef idx="0"/>
    <cs:fillRef idx="0">
      <cs:styleClr val="auto"/>
    </cs:fillRef>
    <cs:effectRef idx="0"/>
    <cs:fontRef idx="minor">
      <a:schemeClr val="dk1"/>
    </cs:fontRef>
    <cs:spPr>
      <a:solidFill>
        <a:schemeClr val="phClr"/>
      </a:solidFill>
      <a:ln w="22225">
        <a:solidFill>
          <a:schemeClr val="lt1"/>
        </a:solidFill>
        <a:round/>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styleClr val="0"/>
    </cs:lnRef>
    <cs:fillRef idx="0"/>
    <cs:effectRef idx="0"/>
    <cs:fontRef idx="minor">
      <a:schemeClr val="lt1"/>
    </cs:fontRef>
    <cs:spPr>
      <a:ln w="9525">
        <a:solidFill>
          <a:schemeClr val="phClr">
            <a:lumMod val="60000"/>
            <a:lumOff val="40000"/>
          </a:schemeClr>
        </a:solidFill>
      </a:ln>
    </cs:spPr>
    <cs:defRPr sz="900" kern="1200"/>
  </cs:dataTable>
  <cs:downBar>
    <cs:lnRef idx="0">
      <cs:styleClr val="0"/>
    </cs:lnRef>
    <cs:fillRef idx="0"/>
    <cs:effectRef idx="0"/>
    <cs:fontRef idx="minor">
      <a:schemeClr val="dk1"/>
    </cs:fontRef>
    <cs:spPr>
      <a:solidFill>
        <a:schemeClr val="dk1">
          <a:lumMod val="35000"/>
          <a:lumOff val="65000"/>
        </a:schemeClr>
      </a:solidFill>
      <a:ln w="9525">
        <a:solidFill>
          <a:schemeClr val="phClr">
            <a:lumMod val="60000"/>
            <a:lumOff val="40000"/>
          </a:schemeClr>
        </a:solidFill>
      </a:ln>
    </cs:spPr>
  </cs:downBar>
  <cs:dropLine>
    <cs:lnRef idx="0">
      <cs:styleClr val="0"/>
    </cs:lnRef>
    <cs:fillRef idx="0"/>
    <cs:effectRef idx="0"/>
    <cs:fontRef idx="minor">
      <a:schemeClr val="dk1"/>
    </cs:fontRef>
    <cs:spPr>
      <a:ln w="9525">
        <a:solidFill>
          <a:schemeClr val="phClr">
            <a:lumMod val="60000"/>
            <a:lumOff val="40000"/>
          </a:schemeClr>
        </a:solidFill>
        <a:prstDash val="dash"/>
      </a:ln>
    </cs:spPr>
  </cs:dropLine>
  <cs:errorBar>
    <cs:lnRef idx="0">
      <cs:styleClr val="0"/>
    </cs:lnRef>
    <cs:fillRef idx="0"/>
    <cs:effectRef idx="0"/>
    <cs:fontRef idx="minor">
      <a:schemeClr val="dk1"/>
    </cs:fontRef>
    <cs:spPr>
      <a:ln w="9525">
        <a:solidFill>
          <a:schemeClr val="phClr">
            <a:lumMod val="60000"/>
            <a:lumOff val="40000"/>
          </a:schemeClr>
        </a:solidFill>
        <a:round/>
      </a:ln>
      <a:effectLst>
        <a:glow rad="25400">
          <a:schemeClr val="lt1"/>
        </a:glow>
      </a:effectLst>
    </cs:spPr>
  </cs:errorBar>
  <cs:floor>
    <cs:lnRef idx="0"/>
    <cs:fillRef idx="0"/>
    <cs:effectRef idx="0"/>
    <cs:fontRef idx="minor">
      <a:schemeClr val="dk1"/>
    </cs:fontRef>
  </cs:floor>
  <cs:gridlineMajor>
    <cs:lnRef idx="0">
      <cs:styleClr val="0"/>
    </cs:lnRef>
    <cs:fillRef idx="0"/>
    <cs:effectRef idx="0"/>
    <cs:fontRef idx="minor">
      <a:schemeClr val="dk1"/>
    </cs:fontRef>
    <cs:spPr>
      <a:ln w="9525" cap="flat" cmpd="sng" algn="ctr">
        <a:solidFill>
          <a:schemeClr val="lt1">
            <a:alpha val="25000"/>
          </a:schemeClr>
        </a:solidFill>
        <a:round/>
      </a:ln>
    </cs:spPr>
  </cs:gridlineMajor>
  <cs:gridlineMinor>
    <cs:lnRef idx="0">
      <cs:styleClr val="0"/>
    </cs:lnRef>
    <cs:fillRef idx="0"/>
    <cs:effectRef idx="0"/>
    <cs:fontRef idx="minor">
      <a:schemeClr val="dk1"/>
    </cs:fontRef>
    <cs:spPr>
      <a:ln>
        <a:solidFill>
          <a:schemeClr val="lt1">
            <a:alpha val="10000"/>
          </a:schemeClr>
        </a:solidFill>
      </a:ln>
    </cs:spPr>
  </cs:gridlineMinor>
  <cs:hiLoLine>
    <cs:lnRef idx="0">
      <cs:styleClr val="0"/>
    </cs:lnRef>
    <cs:fillRef idx="0"/>
    <cs:effectRef idx="0"/>
    <cs:fontRef idx="minor">
      <a:schemeClr val="dk1"/>
    </cs:fontRef>
    <cs:spPr>
      <a:ln w="9525">
        <a:solidFill>
          <a:schemeClr val="phClr">
            <a:lumMod val="60000"/>
            <a:lumOff val="40000"/>
          </a:schemeClr>
        </a:solidFill>
        <a:prstDash val="dash"/>
      </a:ln>
    </cs:spPr>
  </cs:hiLoLine>
  <cs:leaderLine>
    <cs:lnRef idx="0">
      <cs:styleClr val="0"/>
    </cs:lnRef>
    <cs:fillRef idx="0"/>
    <cs:effectRef idx="0"/>
    <cs:fontRef idx="minor">
      <a:schemeClr val="dk1"/>
    </cs:fontRef>
    <cs:spPr>
      <a:ln w="9525">
        <a:solidFill>
          <a:schemeClr val="phClr">
            <a:lumMod val="60000"/>
            <a:lumOff val="40000"/>
          </a:schemeClr>
        </a:solidFill>
      </a:ln>
    </cs:spPr>
  </cs:leaderLine>
  <cs:legend>
    <cs:lnRef idx="0"/>
    <cs:fillRef idx="0"/>
    <cs:effectRef idx="0"/>
    <cs:fontRef idx="minor">
      <a:schemeClr val="lt1"/>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styleClr val="0"/>
    </cs:lnRef>
    <cs:fillRef idx="0"/>
    <cs:effectRef idx="0"/>
    <cs:fontRef idx="minor">
      <a:schemeClr val="lt1"/>
    </cs:fontRef>
    <cs:spPr>
      <a:ln w="3175" cap="flat" cmpd="sng" algn="ctr">
        <a:solidFill>
          <a:schemeClr val="phClr">
            <a:lumMod val="60000"/>
            <a:lumOff val="40000"/>
          </a:schemeClr>
        </a:solidFill>
        <a:round/>
      </a:ln>
    </cs:spPr>
    <cs:defRPr sz="900" kern="1200"/>
  </cs:seriesAxis>
  <cs:seriesLine>
    <cs:lnRef idx="0">
      <cs:styleClr val="0"/>
    </cs:lnRef>
    <cs:fillRef idx="0"/>
    <cs:effectRef idx="0"/>
    <cs:fontRef idx="minor">
      <a:schemeClr val="dk1"/>
    </cs:fontRef>
    <cs:spPr>
      <a:ln w="9525">
        <a:solidFill>
          <a:schemeClr val="phClr">
            <a:lumMod val="60000"/>
            <a:lumOff val="40000"/>
            <a:tint val="50000"/>
          </a:schemeClr>
        </a:solidFill>
        <a:prstDash val="dash"/>
      </a:ln>
    </cs:spPr>
  </cs:seriesLine>
  <cs:title>
    <cs:lnRef idx="0"/>
    <cs:fillRef idx="0"/>
    <cs:effectRef idx="0"/>
    <cs:fontRef idx="minor">
      <a:schemeClr val="lt1"/>
    </cs:fontRef>
    <cs:defRPr sz="1500" b="1" kern="1200" cap="all" spc="100" normalizeH="0" baseline="0"/>
  </cs:title>
  <cs:trendline>
    <cs:lnRef idx="0"/>
    <cs:fillRef idx="0"/>
    <cs:effectRef idx="0"/>
    <cs:fontRef idx="minor">
      <a:schemeClr val="dk1"/>
    </cs:fontRef>
    <cs:spPr>
      <a:ln w="28575" cap="rnd">
        <a:solidFill>
          <a:schemeClr val="lt1">
            <a:alpha val="50000"/>
          </a:schemeClr>
        </a:solidFill>
        <a:round/>
      </a:ln>
    </cs:spPr>
  </cs:trendline>
  <cs:trendlineLabel>
    <cs:lnRef idx="0"/>
    <cs:fillRef idx="0"/>
    <cs:effectRef idx="0"/>
    <cs:fontRef idx="minor">
      <a:schemeClr val="lt1"/>
    </cs:fontRef>
    <cs:defRPr sz="900" kern="1200"/>
  </cs:trendlineLabel>
  <cs:upBar>
    <cs:lnRef idx="0">
      <cs:styleClr val="0"/>
    </cs:lnRef>
    <cs:fillRef idx="0"/>
    <cs:effectRef idx="0"/>
    <cs:fontRef idx="minor">
      <a:schemeClr val="dk1"/>
    </cs:fontRef>
    <cs:spPr>
      <a:solidFill>
        <a:schemeClr val="lt1">
          <a:lumMod val="95000"/>
        </a:schemeClr>
      </a:solidFill>
      <a:ln w="9525">
        <a:solidFill>
          <a:schemeClr val="phClr">
            <a:lumMod val="60000"/>
            <a:lumOff val="40000"/>
          </a:schemeClr>
        </a:solidFill>
      </a:ln>
    </cs:spPr>
  </cs:upBar>
  <cs:valueAxis>
    <cs:lnRef idx="0"/>
    <cs:fillRef idx="0"/>
    <cs:effectRef idx="0"/>
    <cs:fontRef idx="minor">
      <a:schemeClr val="lt1"/>
    </cs:fontRef>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14">
  <cs:axisTitle>
    <cs:lnRef idx="0"/>
    <cs:fillRef idx="0"/>
    <cs:effectRef idx="0"/>
    <cs:fontRef idx="minor">
      <a:schemeClr val="lt1"/>
    </cs:fontRef>
    <cs:defRPr sz="900" b="1" kern="1200"/>
  </cs:axisTitle>
  <cs:categoryAxis>
    <cs:lnRef idx="0">
      <cs:styleClr val="0"/>
    </cs:lnRef>
    <cs:fillRef idx="0"/>
    <cs:effectRef idx="0"/>
    <cs:fontRef idx="minor">
      <a:schemeClr val="lt1"/>
    </cs:fontRef>
    <cs:spPr>
      <a:ln w="3175" cap="flat" cmpd="sng" algn="ctr">
        <a:solidFill>
          <a:schemeClr val="phClr">
            <a:lumMod val="60000"/>
            <a:lumOff val="40000"/>
          </a:schemeClr>
        </a:solidFill>
        <a:round/>
      </a:ln>
    </cs:spPr>
    <cs:defRPr sz="800" kern="1200" cap="all" spc="150" normalizeH="0" baseline="0"/>
  </cs:categoryAxis>
  <cs:chartArea>
    <cs:lnRef idx="0">
      <cs:styleClr val="0"/>
    </cs:lnRef>
    <cs:fillRef idx="0">
      <cs:styleClr val="0"/>
    </cs:fillRef>
    <cs:effectRef idx="0"/>
    <cs:fontRef idx="minor">
      <a:schemeClr val="dk1"/>
    </cs:fontRef>
    <cs:spPr>
      <a:solidFill>
        <a:schemeClr val="phClr"/>
      </a:solidFill>
      <a:ln w="9525" cap="flat" cmpd="sng" algn="ctr">
        <a:solidFill>
          <a:schemeClr val="phClr"/>
        </a:solidFill>
        <a:round/>
      </a:ln>
    </cs:spPr>
    <cs:defRPr sz="1000" kern="1200"/>
  </cs:chartArea>
  <cs:dataLabel>
    <cs:lnRef idx="0"/>
    <cs:fillRef idx="0">
      <cs:styleClr val="auto"/>
    </cs:fillRef>
    <cs:effectRef idx="0"/>
    <cs:fontRef idx="minor">
      <a:schemeClr val="lt1"/>
    </cs:fontRef>
    <cs:spPr>
      <a:solidFill>
        <a:schemeClr val="phClr">
          <a:alpha val="70000"/>
        </a:schemeClr>
      </a:solidFill>
    </cs:spPr>
    <cs:defRPr sz="900" kern="1200"/>
  </cs:dataLabel>
  <cs:dataLabelCallout>
    <cs:lnRef idx="0">
      <cs:styleClr val="auto"/>
    </cs:lnRef>
    <cs:fillRef idx="0"/>
    <cs:effectRef idx="0"/>
    <cs:fontRef idx="minor">
      <cs:styleClr val="auto"/>
    </cs:fontRef>
    <cs:spPr>
      <a:solidFill>
        <a:schemeClr val="lt1"/>
      </a:solidFill>
      <a:ln>
        <a:solidFill>
          <a:schemeClr val="ph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pattFill prst="ltUpDiag">
        <a:fgClr>
          <a:schemeClr val="phClr"/>
        </a:fgClr>
        <a:bgClr>
          <a:schemeClr val="lt1"/>
        </a:bgClr>
      </a:pattFill>
    </cs:spPr>
  </cs:dataPoint>
  <cs:dataPoint3D>
    <cs:lnRef idx="0"/>
    <cs:fillRef idx="0">
      <cs:styleClr val="auto"/>
    </cs:fillRef>
    <cs:effectRef idx="0"/>
    <cs:fontRef idx="minor">
      <a:schemeClr val="dk1"/>
    </cs:fontRef>
    <cs:spPr>
      <a:pattFill prst="ltUpDiag">
        <a:fgClr>
          <a:schemeClr val="phClr"/>
        </a:fgClr>
        <a:bgClr>
          <a:schemeClr val="lt1"/>
        </a:bgClr>
      </a:pattFill>
    </cs:spPr>
  </cs:dataPoint3D>
  <cs:dataPointLine>
    <cs:lnRef idx="0">
      <cs:styleClr val="auto"/>
    </cs:lnRef>
    <cs:fillRef idx="0"/>
    <cs:effectRef idx="0">
      <cs:styleClr val="auto"/>
    </cs:effectRef>
    <cs:fontRef idx="minor">
      <a:schemeClr val="dk1"/>
    </cs:fontRef>
    <cs:spPr>
      <a:ln w="34925" cap="rnd">
        <a:solidFill>
          <a:schemeClr val="lt1"/>
        </a:solidFill>
        <a:round/>
      </a:ln>
      <a:effectLst>
        <a:outerShdw dist="25400" dir="2700000" algn="tl" rotWithShape="0">
          <a:schemeClr val="phClr"/>
        </a:outerShdw>
      </a:effectLst>
    </cs:spPr>
  </cs:dataPointLine>
  <cs:dataPointMarker>
    <cs:lnRef idx="0"/>
    <cs:fillRef idx="0">
      <cs:styleClr val="auto"/>
    </cs:fillRef>
    <cs:effectRef idx="0"/>
    <cs:fontRef idx="minor">
      <a:schemeClr val="dk1"/>
    </cs:fontRef>
    <cs:spPr>
      <a:solidFill>
        <a:schemeClr val="phClr"/>
      </a:solidFill>
      <a:ln w="22225">
        <a:solidFill>
          <a:schemeClr val="lt1"/>
        </a:solidFill>
        <a:round/>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styleClr val="0"/>
    </cs:lnRef>
    <cs:fillRef idx="0"/>
    <cs:effectRef idx="0"/>
    <cs:fontRef idx="minor">
      <a:schemeClr val="lt1"/>
    </cs:fontRef>
    <cs:spPr>
      <a:ln w="9525">
        <a:solidFill>
          <a:schemeClr val="phClr">
            <a:lumMod val="60000"/>
            <a:lumOff val="40000"/>
          </a:schemeClr>
        </a:solidFill>
      </a:ln>
    </cs:spPr>
    <cs:defRPr sz="900" kern="1200"/>
  </cs:dataTable>
  <cs:downBar>
    <cs:lnRef idx="0">
      <cs:styleClr val="0"/>
    </cs:lnRef>
    <cs:fillRef idx="0"/>
    <cs:effectRef idx="0"/>
    <cs:fontRef idx="minor">
      <a:schemeClr val="dk1"/>
    </cs:fontRef>
    <cs:spPr>
      <a:solidFill>
        <a:schemeClr val="dk1">
          <a:lumMod val="35000"/>
          <a:lumOff val="65000"/>
        </a:schemeClr>
      </a:solidFill>
      <a:ln w="9525">
        <a:solidFill>
          <a:schemeClr val="phClr">
            <a:lumMod val="60000"/>
            <a:lumOff val="40000"/>
          </a:schemeClr>
        </a:solidFill>
      </a:ln>
    </cs:spPr>
  </cs:downBar>
  <cs:dropLine>
    <cs:lnRef idx="0">
      <cs:styleClr val="0"/>
    </cs:lnRef>
    <cs:fillRef idx="0"/>
    <cs:effectRef idx="0"/>
    <cs:fontRef idx="minor">
      <a:schemeClr val="dk1"/>
    </cs:fontRef>
    <cs:spPr>
      <a:ln w="9525">
        <a:solidFill>
          <a:schemeClr val="phClr">
            <a:lumMod val="60000"/>
            <a:lumOff val="40000"/>
          </a:schemeClr>
        </a:solidFill>
        <a:prstDash val="dash"/>
      </a:ln>
    </cs:spPr>
  </cs:dropLine>
  <cs:errorBar>
    <cs:lnRef idx="0">
      <cs:styleClr val="0"/>
    </cs:lnRef>
    <cs:fillRef idx="0"/>
    <cs:effectRef idx="0"/>
    <cs:fontRef idx="minor">
      <a:schemeClr val="dk1"/>
    </cs:fontRef>
    <cs:spPr>
      <a:ln w="9525">
        <a:solidFill>
          <a:schemeClr val="phClr">
            <a:lumMod val="60000"/>
            <a:lumOff val="40000"/>
          </a:schemeClr>
        </a:solidFill>
        <a:round/>
      </a:ln>
      <a:effectLst>
        <a:glow rad="25400">
          <a:schemeClr val="lt1"/>
        </a:glow>
      </a:effectLst>
    </cs:spPr>
  </cs:errorBar>
  <cs:floor>
    <cs:lnRef idx="0"/>
    <cs:fillRef idx="0"/>
    <cs:effectRef idx="0"/>
    <cs:fontRef idx="minor">
      <a:schemeClr val="dk1"/>
    </cs:fontRef>
  </cs:floor>
  <cs:gridlineMajor>
    <cs:lnRef idx="0">
      <cs:styleClr val="0"/>
    </cs:lnRef>
    <cs:fillRef idx="0"/>
    <cs:effectRef idx="0"/>
    <cs:fontRef idx="minor">
      <a:schemeClr val="dk1"/>
    </cs:fontRef>
    <cs:spPr>
      <a:ln w="9525" cap="flat" cmpd="sng" algn="ctr">
        <a:solidFill>
          <a:schemeClr val="lt1">
            <a:alpha val="25000"/>
          </a:schemeClr>
        </a:solidFill>
        <a:round/>
      </a:ln>
    </cs:spPr>
  </cs:gridlineMajor>
  <cs:gridlineMinor>
    <cs:lnRef idx="0">
      <cs:styleClr val="0"/>
    </cs:lnRef>
    <cs:fillRef idx="0"/>
    <cs:effectRef idx="0"/>
    <cs:fontRef idx="minor">
      <a:schemeClr val="dk1"/>
    </cs:fontRef>
    <cs:spPr>
      <a:ln>
        <a:solidFill>
          <a:schemeClr val="lt1">
            <a:alpha val="10000"/>
          </a:schemeClr>
        </a:solidFill>
      </a:ln>
    </cs:spPr>
  </cs:gridlineMinor>
  <cs:hiLoLine>
    <cs:lnRef idx="0">
      <cs:styleClr val="0"/>
    </cs:lnRef>
    <cs:fillRef idx="0"/>
    <cs:effectRef idx="0"/>
    <cs:fontRef idx="minor">
      <a:schemeClr val="dk1"/>
    </cs:fontRef>
    <cs:spPr>
      <a:ln w="9525">
        <a:solidFill>
          <a:schemeClr val="phClr">
            <a:lumMod val="60000"/>
            <a:lumOff val="40000"/>
          </a:schemeClr>
        </a:solidFill>
        <a:prstDash val="dash"/>
      </a:ln>
    </cs:spPr>
  </cs:hiLoLine>
  <cs:leaderLine>
    <cs:lnRef idx="0">
      <cs:styleClr val="0"/>
    </cs:lnRef>
    <cs:fillRef idx="0"/>
    <cs:effectRef idx="0"/>
    <cs:fontRef idx="minor">
      <a:schemeClr val="dk1"/>
    </cs:fontRef>
    <cs:spPr>
      <a:ln w="9525">
        <a:solidFill>
          <a:schemeClr val="phClr">
            <a:lumMod val="60000"/>
            <a:lumOff val="40000"/>
          </a:schemeClr>
        </a:solidFill>
      </a:ln>
    </cs:spPr>
  </cs:leaderLine>
  <cs:legend>
    <cs:lnRef idx="0"/>
    <cs:fillRef idx="0"/>
    <cs:effectRef idx="0"/>
    <cs:fontRef idx="minor">
      <a:schemeClr val="lt1"/>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styleClr val="0"/>
    </cs:lnRef>
    <cs:fillRef idx="0"/>
    <cs:effectRef idx="0"/>
    <cs:fontRef idx="minor">
      <a:schemeClr val="lt1"/>
    </cs:fontRef>
    <cs:spPr>
      <a:ln w="3175" cap="flat" cmpd="sng" algn="ctr">
        <a:solidFill>
          <a:schemeClr val="phClr">
            <a:lumMod val="60000"/>
            <a:lumOff val="40000"/>
          </a:schemeClr>
        </a:solidFill>
        <a:round/>
      </a:ln>
    </cs:spPr>
    <cs:defRPr sz="900" kern="1200"/>
  </cs:seriesAxis>
  <cs:seriesLine>
    <cs:lnRef idx="0">
      <cs:styleClr val="0"/>
    </cs:lnRef>
    <cs:fillRef idx="0"/>
    <cs:effectRef idx="0"/>
    <cs:fontRef idx="minor">
      <a:schemeClr val="dk1"/>
    </cs:fontRef>
    <cs:spPr>
      <a:ln w="9525">
        <a:solidFill>
          <a:schemeClr val="phClr">
            <a:lumMod val="60000"/>
            <a:lumOff val="40000"/>
            <a:tint val="50000"/>
          </a:schemeClr>
        </a:solidFill>
        <a:prstDash val="dash"/>
      </a:ln>
    </cs:spPr>
  </cs:seriesLine>
  <cs:title>
    <cs:lnRef idx="0"/>
    <cs:fillRef idx="0"/>
    <cs:effectRef idx="0"/>
    <cs:fontRef idx="minor">
      <a:schemeClr val="lt1"/>
    </cs:fontRef>
    <cs:defRPr sz="1500" b="1" kern="1200" cap="all" spc="100" normalizeH="0" baseline="0"/>
  </cs:title>
  <cs:trendline>
    <cs:lnRef idx="0"/>
    <cs:fillRef idx="0"/>
    <cs:effectRef idx="0"/>
    <cs:fontRef idx="minor">
      <a:schemeClr val="dk1"/>
    </cs:fontRef>
    <cs:spPr>
      <a:ln w="28575" cap="rnd">
        <a:solidFill>
          <a:schemeClr val="lt1">
            <a:alpha val="50000"/>
          </a:schemeClr>
        </a:solidFill>
        <a:round/>
      </a:ln>
    </cs:spPr>
  </cs:trendline>
  <cs:trendlineLabel>
    <cs:lnRef idx="0"/>
    <cs:fillRef idx="0"/>
    <cs:effectRef idx="0"/>
    <cs:fontRef idx="minor">
      <a:schemeClr val="lt1"/>
    </cs:fontRef>
    <cs:defRPr sz="900" kern="1200"/>
  </cs:trendlineLabel>
  <cs:upBar>
    <cs:lnRef idx="0">
      <cs:styleClr val="0"/>
    </cs:lnRef>
    <cs:fillRef idx="0"/>
    <cs:effectRef idx="0"/>
    <cs:fontRef idx="minor">
      <a:schemeClr val="dk1"/>
    </cs:fontRef>
    <cs:spPr>
      <a:solidFill>
        <a:schemeClr val="lt1">
          <a:lumMod val="95000"/>
        </a:schemeClr>
      </a:solidFill>
      <a:ln w="9525">
        <a:solidFill>
          <a:schemeClr val="phClr">
            <a:lumMod val="60000"/>
            <a:lumOff val="40000"/>
          </a:schemeClr>
        </a:solidFill>
      </a:ln>
    </cs:spPr>
  </cs:upBar>
  <cs:valueAxis>
    <cs:lnRef idx="0"/>
    <cs:fillRef idx="0"/>
    <cs:effectRef idx="0"/>
    <cs:fontRef idx="minor">
      <a:schemeClr val="lt1"/>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9B5EDB-2B6D-429C-B7E7-C63D97F2BF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3022</TotalTime>
  <Pages>29</Pages>
  <Words>4866</Words>
  <Characters>26768</Characters>
  <Application>Microsoft Office Word</Application>
  <DocSecurity>0</DocSecurity>
  <Lines>223</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Jaime Alberto Martinez Velasco</dc:creator>
  <cp:keywords/>
  <dc:description/>
  <cp:lastModifiedBy>Jaime Alberto Martinez Velasco</cp:lastModifiedBy>
  <cp:revision>148</cp:revision>
  <dcterms:created xsi:type="dcterms:W3CDTF">2016-11-03T04:09:00Z</dcterms:created>
  <dcterms:modified xsi:type="dcterms:W3CDTF">2016-11-29T02:57:00Z</dcterms:modified>
</cp:coreProperties>
</file>